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EF618E" w14:textId="77777777" w:rsidR="00CE685D" w:rsidRDefault="001509BD">
      <w:pPr>
        <w:pStyle w:val="Titel"/>
        <w:spacing w:line="357" w:lineRule="auto"/>
      </w:pPr>
      <w:r>
        <w:rPr>
          <w:color w:val="002960"/>
          <w:spacing w:val="9"/>
        </w:rPr>
        <w:t xml:space="preserve">Leistungsbeschreibung |Rahmenvertrag </w:t>
      </w:r>
      <w:r>
        <w:rPr>
          <w:color w:val="002960"/>
        </w:rPr>
        <w:t xml:space="preserve">für </w:t>
      </w:r>
      <w:r>
        <w:rPr>
          <w:color w:val="002960"/>
          <w:spacing w:val="9"/>
        </w:rPr>
        <w:t xml:space="preserve">Elektroarbeiten </w:t>
      </w:r>
      <w:r>
        <w:rPr>
          <w:color w:val="002960"/>
        </w:rPr>
        <w:t xml:space="preserve">| Los 2 – Standort </w:t>
      </w:r>
      <w:r>
        <w:rPr>
          <w:color w:val="002960"/>
          <w:spacing w:val="10"/>
        </w:rPr>
        <w:t>Gummersbach</w:t>
      </w:r>
    </w:p>
    <w:p w14:paraId="756C4818" w14:textId="11285CEC" w:rsidR="00CE685D" w:rsidRDefault="00727B78" w:rsidP="00727B78">
      <w:pPr>
        <w:spacing w:line="292" w:lineRule="auto"/>
        <w:ind w:left="460" w:right="561" w:hanging="1"/>
        <w:jc w:val="both"/>
        <w:rPr>
          <w:b/>
          <w:sz w:val="20"/>
        </w:rPr>
      </w:pPr>
      <w:r w:rsidRPr="00727B78">
        <w:rPr>
          <w:b/>
          <w:sz w:val="20"/>
        </w:rPr>
        <w:t>Elektrische Kabel- und Leitungsanlagen in Gebäuden gem. Standardleistungsbuch für das Bauwesen, Zeitvertragsarbeiten (Z), Leistungsbereich 682 –Fassung vom Juli 2025 und STLB-BauZ - Standardleistungsbuch für das Bauwesen - Zeitvertragsarbeiten (Z) - Leistungsbereich 630 – Teil 9 (Durchbrüche, Schlitze) und Teil 10 (Bohrungen, Kernbohrungen in Mauerwerk) Fassung vom Juli 2025: Mauerarbeiten - für den Gesamtbereich der Technischen Hochschule Köln</w:t>
      </w:r>
    </w:p>
    <w:p w14:paraId="5616B53B" w14:textId="77777777" w:rsidR="00CE685D" w:rsidRDefault="00CE685D">
      <w:pPr>
        <w:pStyle w:val="Textkrper"/>
        <w:spacing w:before="210"/>
        <w:rPr>
          <w:b/>
        </w:rPr>
      </w:pPr>
    </w:p>
    <w:p w14:paraId="403383A8" w14:textId="77777777" w:rsidR="00CE685D" w:rsidRDefault="001509BD">
      <w:pPr>
        <w:pStyle w:val="berschrift1"/>
        <w:numPr>
          <w:ilvl w:val="0"/>
          <w:numId w:val="2"/>
        </w:numPr>
        <w:tabs>
          <w:tab w:val="left" w:pos="461"/>
        </w:tabs>
        <w:ind w:hanging="432"/>
      </w:pPr>
      <w:r>
        <w:t>Einführung</w:t>
      </w:r>
      <w:r>
        <w:rPr>
          <w:spacing w:val="-4"/>
        </w:rPr>
        <w:t xml:space="preserve"> </w:t>
      </w:r>
      <w:r>
        <w:t>in</w:t>
      </w:r>
      <w:r>
        <w:rPr>
          <w:spacing w:val="-4"/>
        </w:rPr>
        <w:t xml:space="preserve"> </w:t>
      </w:r>
      <w:r>
        <w:t>das</w:t>
      </w:r>
      <w:r>
        <w:rPr>
          <w:spacing w:val="-4"/>
        </w:rPr>
        <w:t xml:space="preserve"> </w:t>
      </w:r>
      <w:r>
        <w:t>Projekt</w:t>
      </w:r>
      <w:r>
        <w:rPr>
          <w:spacing w:val="-4"/>
        </w:rPr>
        <w:t xml:space="preserve"> </w:t>
      </w:r>
      <w:r>
        <w:t>und</w:t>
      </w:r>
      <w:r>
        <w:rPr>
          <w:spacing w:val="-4"/>
        </w:rPr>
        <w:t xml:space="preserve"> </w:t>
      </w:r>
      <w:r>
        <w:t>Ausgangssituation:</w:t>
      </w:r>
      <w:r>
        <w:rPr>
          <w:spacing w:val="-3"/>
        </w:rPr>
        <w:t xml:space="preserve"> </w:t>
      </w:r>
      <w:r>
        <w:t>Ist-</w:t>
      </w:r>
      <w:r>
        <w:rPr>
          <w:spacing w:val="-2"/>
        </w:rPr>
        <w:t>Zustand</w:t>
      </w:r>
    </w:p>
    <w:p w14:paraId="134E9B1A" w14:textId="2B1AB4EB" w:rsidR="00CE685D" w:rsidRDefault="001509BD" w:rsidP="00752579">
      <w:pPr>
        <w:pStyle w:val="Textkrper"/>
        <w:spacing w:before="162" w:line="293" w:lineRule="auto"/>
        <w:ind w:left="454" w:right="561"/>
        <w:jc w:val="both"/>
      </w:pPr>
      <w:r>
        <w:t>Der</w:t>
      </w:r>
      <w:r>
        <w:rPr>
          <w:spacing w:val="-2"/>
        </w:rPr>
        <w:t xml:space="preserve"> </w:t>
      </w:r>
      <w:r>
        <w:t>Standort</w:t>
      </w:r>
      <w:r>
        <w:rPr>
          <w:spacing w:val="-2"/>
        </w:rPr>
        <w:t xml:space="preserve"> </w:t>
      </w:r>
      <w:r>
        <w:t>Gummersbach</w:t>
      </w:r>
      <w:r>
        <w:rPr>
          <w:spacing w:val="-2"/>
        </w:rPr>
        <w:t xml:space="preserve"> </w:t>
      </w:r>
      <w:r>
        <w:t>der</w:t>
      </w:r>
      <w:r>
        <w:rPr>
          <w:spacing w:val="-2"/>
        </w:rPr>
        <w:t xml:space="preserve"> </w:t>
      </w:r>
      <w:r>
        <w:t>TH-Köln</w:t>
      </w:r>
      <w:r>
        <w:rPr>
          <w:spacing w:val="-2"/>
        </w:rPr>
        <w:t xml:space="preserve"> </w:t>
      </w:r>
      <w:r>
        <w:t>ist</w:t>
      </w:r>
      <w:r>
        <w:rPr>
          <w:spacing w:val="-2"/>
        </w:rPr>
        <w:t xml:space="preserve"> </w:t>
      </w:r>
      <w:r>
        <w:t>ein</w:t>
      </w:r>
      <w:r>
        <w:rPr>
          <w:spacing w:val="-2"/>
        </w:rPr>
        <w:t xml:space="preserve"> </w:t>
      </w:r>
      <w:r>
        <w:t>eigenständiger</w:t>
      </w:r>
      <w:r>
        <w:rPr>
          <w:spacing w:val="-2"/>
        </w:rPr>
        <w:t xml:space="preserve"> </w:t>
      </w:r>
      <w:r>
        <w:t>Campus.</w:t>
      </w:r>
      <w:r>
        <w:rPr>
          <w:spacing w:val="-2"/>
        </w:rPr>
        <w:t xml:space="preserve"> </w:t>
      </w:r>
      <w:r>
        <w:t>Die</w:t>
      </w:r>
      <w:r>
        <w:rPr>
          <w:spacing w:val="-2"/>
        </w:rPr>
        <w:t xml:space="preserve"> </w:t>
      </w:r>
      <w:r>
        <w:t>einzelnen</w:t>
      </w:r>
      <w:r>
        <w:rPr>
          <w:spacing w:val="-2"/>
        </w:rPr>
        <w:t xml:space="preserve"> </w:t>
      </w:r>
      <w:r>
        <w:t>Bereiche</w:t>
      </w:r>
      <w:r>
        <w:rPr>
          <w:spacing w:val="-2"/>
        </w:rPr>
        <w:t xml:space="preserve"> </w:t>
      </w:r>
      <w:r>
        <w:t>in</w:t>
      </w:r>
      <w:r>
        <w:rPr>
          <w:spacing w:val="-2"/>
        </w:rPr>
        <w:t xml:space="preserve"> </w:t>
      </w:r>
      <w:r>
        <w:t xml:space="preserve">den Gebäuden werden elektrotechnisch über ca. 150 Unterverteilungen versorgt. Die auszuführenden Arbeiten beinhalten den Umbau verschiedener Laborbereiche, Erweiterung von Bestandsanlagen, energetische Modernisierung der Gebäudetechnik sowie regelmäßige </w:t>
      </w:r>
      <w:r w:rsidR="00727B78">
        <w:t xml:space="preserve">elektrische </w:t>
      </w:r>
      <w:r>
        <w:t>Prüfung nach geltenden Regeln der Technik im elektrotechnischen Bereich.</w:t>
      </w:r>
    </w:p>
    <w:p w14:paraId="49A0EA78" w14:textId="77777777" w:rsidR="00CE685D" w:rsidRDefault="00CE685D">
      <w:pPr>
        <w:pStyle w:val="Textkrper"/>
        <w:spacing w:before="209"/>
      </w:pPr>
    </w:p>
    <w:p w14:paraId="3D4FD602" w14:textId="77777777" w:rsidR="00CE685D" w:rsidRDefault="001509BD">
      <w:pPr>
        <w:pStyle w:val="berschrift1"/>
        <w:numPr>
          <w:ilvl w:val="0"/>
          <w:numId w:val="2"/>
        </w:numPr>
        <w:tabs>
          <w:tab w:val="left" w:pos="461"/>
        </w:tabs>
        <w:spacing w:before="1"/>
        <w:ind w:hanging="432"/>
      </w:pPr>
      <w:r>
        <w:t>Ziel</w:t>
      </w:r>
      <w:r>
        <w:rPr>
          <w:spacing w:val="-3"/>
        </w:rPr>
        <w:t xml:space="preserve"> </w:t>
      </w:r>
      <w:r>
        <w:t>und</w:t>
      </w:r>
      <w:r>
        <w:rPr>
          <w:spacing w:val="-2"/>
        </w:rPr>
        <w:t xml:space="preserve"> </w:t>
      </w:r>
      <w:r>
        <w:t>Zweck</w:t>
      </w:r>
      <w:r>
        <w:rPr>
          <w:spacing w:val="-2"/>
        </w:rPr>
        <w:t xml:space="preserve"> </w:t>
      </w:r>
      <w:r>
        <w:t>der</w:t>
      </w:r>
      <w:r>
        <w:rPr>
          <w:spacing w:val="-2"/>
        </w:rPr>
        <w:t xml:space="preserve"> Beschaffung</w:t>
      </w:r>
    </w:p>
    <w:p w14:paraId="6EDE34EA" w14:textId="75B08F88" w:rsidR="00CE685D" w:rsidRDefault="001509BD" w:rsidP="00752579">
      <w:pPr>
        <w:pStyle w:val="Textkrper"/>
        <w:spacing w:before="162" w:line="293" w:lineRule="auto"/>
        <w:ind w:left="459" w:right="561"/>
        <w:jc w:val="both"/>
      </w:pPr>
      <w:r>
        <w:t>Es</w:t>
      </w:r>
      <w:r>
        <w:rPr>
          <w:spacing w:val="-11"/>
        </w:rPr>
        <w:t xml:space="preserve"> </w:t>
      </w:r>
      <w:r>
        <w:t>soll</w:t>
      </w:r>
      <w:r>
        <w:rPr>
          <w:spacing w:val="-11"/>
        </w:rPr>
        <w:t xml:space="preserve"> </w:t>
      </w:r>
      <w:r>
        <w:t>ein</w:t>
      </w:r>
      <w:r>
        <w:rPr>
          <w:spacing w:val="-12"/>
        </w:rPr>
        <w:t xml:space="preserve"> </w:t>
      </w:r>
      <w:r>
        <w:t>Rahmenvertrag</w:t>
      </w:r>
      <w:r>
        <w:rPr>
          <w:spacing w:val="-12"/>
        </w:rPr>
        <w:t xml:space="preserve"> </w:t>
      </w:r>
      <w:r>
        <w:t>für</w:t>
      </w:r>
      <w:r>
        <w:rPr>
          <w:spacing w:val="-11"/>
        </w:rPr>
        <w:t xml:space="preserve"> </w:t>
      </w:r>
      <w:r>
        <w:t>die</w:t>
      </w:r>
      <w:r>
        <w:rPr>
          <w:spacing w:val="-11"/>
        </w:rPr>
        <w:t xml:space="preserve"> </w:t>
      </w:r>
      <w:r>
        <w:t>Dauer</w:t>
      </w:r>
      <w:r>
        <w:rPr>
          <w:spacing w:val="-12"/>
        </w:rPr>
        <w:t xml:space="preserve"> </w:t>
      </w:r>
      <w:r>
        <w:t>von</w:t>
      </w:r>
      <w:r>
        <w:rPr>
          <w:spacing w:val="-11"/>
        </w:rPr>
        <w:t xml:space="preserve"> </w:t>
      </w:r>
      <w:r>
        <w:t>4</w:t>
      </w:r>
      <w:r>
        <w:rPr>
          <w:spacing w:val="-13"/>
        </w:rPr>
        <w:t xml:space="preserve"> </w:t>
      </w:r>
      <w:r>
        <w:t>Jahren</w:t>
      </w:r>
      <w:r>
        <w:rPr>
          <w:spacing w:val="-14"/>
        </w:rPr>
        <w:t xml:space="preserve"> </w:t>
      </w:r>
      <w:r>
        <w:t>geschlossen</w:t>
      </w:r>
      <w:r>
        <w:rPr>
          <w:spacing w:val="-12"/>
        </w:rPr>
        <w:t xml:space="preserve"> </w:t>
      </w:r>
      <w:r>
        <w:t>werden</w:t>
      </w:r>
      <w:r>
        <w:rPr>
          <w:spacing w:val="-12"/>
        </w:rPr>
        <w:t xml:space="preserve"> </w:t>
      </w:r>
      <w:r>
        <w:t>nach</w:t>
      </w:r>
      <w:r>
        <w:rPr>
          <w:spacing w:val="-12"/>
        </w:rPr>
        <w:t xml:space="preserve"> </w:t>
      </w:r>
      <w:r>
        <w:t>oben</w:t>
      </w:r>
      <w:r>
        <w:rPr>
          <w:spacing w:val="-12"/>
        </w:rPr>
        <w:t xml:space="preserve"> </w:t>
      </w:r>
      <w:r>
        <w:t>genannten</w:t>
      </w:r>
      <w:r>
        <w:rPr>
          <w:spacing w:val="-11"/>
        </w:rPr>
        <w:t xml:space="preserve"> </w:t>
      </w:r>
      <w:r>
        <w:t>Standardleistungsbüchern – BauZ geschlossen werden.</w:t>
      </w:r>
    </w:p>
    <w:p w14:paraId="5DA0DD4E" w14:textId="6ACF1C27" w:rsidR="00CE685D" w:rsidRDefault="001509BD">
      <w:pPr>
        <w:pStyle w:val="Textkrper"/>
        <w:spacing w:before="118" w:line="292" w:lineRule="auto"/>
        <w:ind w:left="460" w:right="563"/>
        <w:jc w:val="both"/>
      </w:pPr>
      <w:r>
        <w:t>Der</w:t>
      </w:r>
      <w:r>
        <w:rPr>
          <w:spacing w:val="-14"/>
        </w:rPr>
        <w:t xml:space="preserve"> </w:t>
      </w:r>
      <w:r>
        <w:t>Gesamtauftragswert</w:t>
      </w:r>
      <w:r>
        <w:rPr>
          <w:spacing w:val="-14"/>
        </w:rPr>
        <w:t xml:space="preserve"> </w:t>
      </w:r>
      <w:r>
        <w:t>der</w:t>
      </w:r>
      <w:r>
        <w:rPr>
          <w:spacing w:val="-14"/>
        </w:rPr>
        <w:t xml:space="preserve"> </w:t>
      </w:r>
      <w:r>
        <w:t>Arbeiten</w:t>
      </w:r>
      <w:r>
        <w:rPr>
          <w:spacing w:val="-14"/>
        </w:rPr>
        <w:t xml:space="preserve"> </w:t>
      </w:r>
      <w:r>
        <w:t>wird</w:t>
      </w:r>
      <w:r>
        <w:rPr>
          <w:spacing w:val="-14"/>
        </w:rPr>
        <w:t xml:space="preserve"> </w:t>
      </w:r>
      <w:r>
        <w:t>auf</w:t>
      </w:r>
      <w:r>
        <w:rPr>
          <w:spacing w:val="-14"/>
        </w:rPr>
        <w:t xml:space="preserve"> </w:t>
      </w:r>
      <w:r>
        <w:t>ca.</w:t>
      </w:r>
      <w:r>
        <w:rPr>
          <w:spacing w:val="-14"/>
        </w:rPr>
        <w:t xml:space="preserve"> </w:t>
      </w:r>
      <w:r w:rsidR="003E5A03">
        <w:t>40.0</w:t>
      </w:r>
      <w:r>
        <w:t>00,00</w:t>
      </w:r>
      <w:r>
        <w:rPr>
          <w:spacing w:val="-14"/>
        </w:rPr>
        <w:t xml:space="preserve"> </w:t>
      </w:r>
      <w:r>
        <w:t>€</w:t>
      </w:r>
      <w:r>
        <w:rPr>
          <w:spacing w:val="-14"/>
        </w:rPr>
        <w:t xml:space="preserve"> </w:t>
      </w:r>
      <w:r>
        <w:t>(netto)</w:t>
      </w:r>
      <w:r>
        <w:rPr>
          <w:spacing w:val="-13"/>
        </w:rPr>
        <w:t xml:space="preserve"> </w:t>
      </w:r>
      <w:r>
        <w:t>p.a.</w:t>
      </w:r>
      <w:r>
        <w:rPr>
          <w:spacing w:val="-14"/>
        </w:rPr>
        <w:t xml:space="preserve"> </w:t>
      </w:r>
      <w:r>
        <w:t>geschätzt.</w:t>
      </w:r>
      <w:r>
        <w:rPr>
          <w:spacing w:val="-14"/>
        </w:rPr>
        <w:t xml:space="preserve"> </w:t>
      </w:r>
      <w:r>
        <w:t>Der</w:t>
      </w:r>
      <w:r>
        <w:rPr>
          <w:spacing w:val="-14"/>
        </w:rPr>
        <w:t xml:space="preserve"> </w:t>
      </w:r>
      <w:r>
        <w:t>Umsatz</w:t>
      </w:r>
      <w:r>
        <w:rPr>
          <w:spacing w:val="-14"/>
        </w:rPr>
        <w:t xml:space="preserve"> </w:t>
      </w:r>
      <w:r>
        <w:t>wurde unter</w:t>
      </w:r>
      <w:r>
        <w:rPr>
          <w:spacing w:val="-11"/>
        </w:rPr>
        <w:t xml:space="preserve"> </w:t>
      </w:r>
      <w:r>
        <w:t>Zugrundelegung</w:t>
      </w:r>
      <w:r>
        <w:rPr>
          <w:spacing w:val="-11"/>
        </w:rPr>
        <w:t xml:space="preserve"> </w:t>
      </w:r>
      <w:r>
        <w:t>der</w:t>
      </w:r>
      <w:r>
        <w:rPr>
          <w:spacing w:val="-12"/>
        </w:rPr>
        <w:t xml:space="preserve"> </w:t>
      </w:r>
      <w:r>
        <w:t>zukünftig</w:t>
      </w:r>
      <w:r>
        <w:rPr>
          <w:spacing w:val="-11"/>
        </w:rPr>
        <w:t xml:space="preserve"> </w:t>
      </w:r>
      <w:r>
        <w:t>geplanten</w:t>
      </w:r>
      <w:r>
        <w:rPr>
          <w:spacing w:val="-11"/>
        </w:rPr>
        <w:t xml:space="preserve"> </w:t>
      </w:r>
      <w:r>
        <w:t>Projekte</w:t>
      </w:r>
      <w:r>
        <w:rPr>
          <w:spacing w:val="-11"/>
        </w:rPr>
        <w:t xml:space="preserve"> </w:t>
      </w:r>
      <w:r>
        <w:t>ermittelt.</w:t>
      </w:r>
      <w:r>
        <w:rPr>
          <w:spacing w:val="-11"/>
        </w:rPr>
        <w:t xml:space="preserve"> </w:t>
      </w:r>
      <w:r>
        <w:t>Der</w:t>
      </w:r>
      <w:r>
        <w:rPr>
          <w:spacing w:val="-11"/>
        </w:rPr>
        <w:t xml:space="preserve"> </w:t>
      </w:r>
      <w:r>
        <w:t>gesamte</w:t>
      </w:r>
      <w:r>
        <w:rPr>
          <w:spacing w:val="-11"/>
        </w:rPr>
        <w:t xml:space="preserve"> </w:t>
      </w:r>
      <w:r>
        <w:t>Auftragswert</w:t>
      </w:r>
      <w:r>
        <w:rPr>
          <w:spacing w:val="-11"/>
        </w:rPr>
        <w:t xml:space="preserve"> </w:t>
      </w:r>
      <w:r>
        <w:t>für</w:t>
      </w:r>
      <w:r>
        <w:rPr>
          <w:spacing w:val="-11"/>
        </w:rPr>
        <w:t xml:space="preserve"> </w:t>
      </w:r>
      <w:r>
        <w:t>das</w:t>
      </w:r>
      <w:r>
        <w:rPr>
          <w:spacing w:val="-11"/>
        </w:rPr>
        <w:t xml:space="preserve"> </w:t>
      </w:r>
      <w:r>
        <w:t>Los Gummersbach beträgt somit 1</w:t>
      </w:r>
      <w:r w:rsidR="003E5A03">
        <w:t>6</w:t>
      </w:r>
      <w:r>
        <w:t>0.000,00 € netto über 4 Jahre Vertragslaufzeit.</w:t>
      </w:r>
    </w:p>
    <w:p w14:paraId="7F56F38A" w14:textId="7A09A90F" w:rsidR="00CE685D" w:rsidRDefault="001509BD">
      <w:pPr>
        <w:pStyle w:val="Textkrper"/>
        <w:spacing w:before="118" w:line="292" w:lineRule="auto"/>
        <w:ind w:left="460" w:right="563"/>
        <w:jc w:val="both"/>
      </w:pPr>
      <w:r>
        <w:t>Das</w:t>
      </w:r>
      <w:r>
        <w:rPr>
          <w:spacing w:val="-11"/>
        </w:rPr>
        <w:t xml:space="preserve"> </w:t>
      </w:r>
      <w:r>
        <w:t>tatsächliche</w:t>
      </w:r>
      <w:r>
        <w:rPr>
          <w:spacing w:val="-11"/>
        </w:rPr>
        <w:t xml:space="preserve"> </w:t>
      </w:r>
      <w:r>
        <w:t>Volumen</w:t>
      </w:r>
      <w:r>
        <w:rPr>
          <w:spacing w:val="-12"/>
        </w:rPr>
        <w:t xml:space="preserve"> </w:t>
      </w:r>
      <w:r>
        <w:t>kann</w:t>
      </w:r>
      <w:r>
        <w:rPr>
          <w:spacing w:val="-11"/>
        </w:rPr>
        <w:t xml:space="preserve"> </w:t>
      </w:r>
      <w:r>
        <w:t>jedoch</w:t>
      </w:r>
      <w:r>
        <w:rPr>
          <w:spacing w:val="-12"/>
        </w:rPr>
        <w:t xml:space="preserve"> </w:t>
      </w:r>
      <w:r>
        <w:t>nach</w:t>
      </w:r>
      <w:r>
        <w:rPr>
          <w:spacing w:val="-11"/>
        </w:rPr>
        <w:t xml:space="preserve"> </w:t>
      </w:r>
      <w:r>
        <w:t>oben</w:t>
      </w:r>
      <w:r>
        <w:rPr>
          <w:spacing w:val="-11"/>
        </w:rPr>
        <w:t xml:space="preserve"> </w:t>
      </w:r>
      <w:r>
        <w:t>oder</w:t>
      </w:r>
      <w:r>
        <w:rPr>
          <w:spacing w:val="-11"/>
        </w:rPr>
        <w:t xml:space="preserve"> </w:t>
      </w:r>
      <w:r>
        <w:t>unten</w:t>
      </w:r>
      <w:r>
        <w:rPr>
          <w:spacing w:val="-11"/>
        </w:rPr>
        <w:t xml:space="preserve"> </w:t>
      </w:r>
      <w:r>
        <w:t>abweichen.</w:t>
      </w:r>
      <w:r>
        <w:rPr>
          <w:spacing w:val="-11"/>
        </w:rPr>
        <w:t xml:space="preserve"> </w:t>
      </w:r>
      <w:r>
        <w:t>Eine</w:t>
      </w:r>
      <w:r>
        <w:rPr>
          <w:spacing w:val="-11"/>
        </w:rPr>
        <w:t xml:space="preserve"> </w:t>
      </w:r>
      <w:r>
        <w:t>Verpflichtungsabnahme in der genannten Größenordnung kann nicht gewährleistet werden. Es besteht kein Anrecht auf entgangenen Gewinn.</w:t>
      </w:r>
    </w:p>
    <w:p w14:paraId="45C9FF27" w14:textId="77777777" w:rsidR="00CE685D" w:rsidRDefault="001509BD">
      <w:pPr>
        <w:pStyle w:val="Textkrper"/>
        <w:spacing w:before="118"/>
        <w:ind w:left="460"/>
        <w:jc w:val="both"/>
      </w:pPr>
      <w:r>
        <w:t>Rechte</w:t>
      </w:r>
      <w:r>
        <w:rPr>
          <w:spacing w:val="-9"/>
        </w:rPr>
        <w:t xml:space="preserve"> </w:t>
      </w:r>
      <w:r>
        <w:t>und</w:t>
      </w:r>
      <w:r>
        <w:rPr>
          <w:spacing w:val="-6"/>
        </w:rPr>
        <w:t xml:space="preserve"> </w:t>
      </w:r>
      <w:r>
        <w:t>Pflichten</w:t>
      </w:r>
      <w:r>
        <w:rPr>
          <w:spacing w:val="-7"/>
        </w:rPr>
        <w:t xml:space="preserve"> </w:t>
      </w:r>
      <w:r>
        <w:t>entnehmen</w:t>
      </w:r>
      <w:r>
        <w:rPr>
          <w:spacing w:val="-6"/>
        </w:rPr>
        <w:t xml:space="preserve"> </w:t>
      </w:r>
      <w:r>
        <w:t>Sie</w:t>
      </w:r>
      <w:r>
        <w:rPr>
          <w:spacing w:val="-7"/>
        </w:rPr>
        <w:t xml:space="preserve"> </w:t>
      </w:r>
      <w:r>
        <w:t>bitte</w:t>
      </w:r>
      <w:r>
        <w:rPr>
          <w:spacing w:val="-6"/>
        </w:rPr>
        <w:t xml:space="preserve"> </w:t>
      </w:r>
      <w:r>
        <w:t>dem</w:t>
      </w:r>
      <w:r>
        <w:rPr>
          <w:spacing w:val="-7"/>
        </w:rPr>
        <w:t xml:space="preserve"> </w:t>
      </w:r>
      <w:r>
        <w:t>beigefügten</w:t>
      </w:r>
      <w:r>
        <w:rPr>
          <w:spacing w:val="-6"/>
        </w:rPr>
        <w:t xml:space="preserve"> </w:t>
      </w:r>
      <w:r>
        <w:rPr>
          <w:spacing w:val="-2"/>
        </w:rPr>
        <w:t>Mustervertrag.</w:t>
      </w:r>
    </w:p>
    <w:p w14:paraId="714E451F" w14:textId="77777777" w:rsidR="00CE685D" w:rsidRDefault="00CE685D">
      <w:pPr>
        <w:pStyle w:val="Textkrper"/>
      </w:pPr>
    </w:p>
    <w:p w14:paraId="62BE9AD0" w14:textId="77777777" w:rsidR="00CE685D" w:rsidRDefault="00CE685D">
      <w:pPr>
        <w:pStyle w:val="Textkrper"/>
      </w:pPr>
    </w:p>
    <w:p w14:paraId="454614C6" w14:textId="77777777" w:rsidR="00CE685D" w:rsidRDefault="00CE685D">
      <w:pPr>
        <w:pStyle w:val="Textkrper"/>
        <w:spacing w:before="203"/>
      </w:pPr>
    </w:p>
    <w:p w14:paraId="2C97C965" w14:textId="77777777" w:rsidR="00CE685D" w:rsidRDefault="001509BD">
      <w:pPr>
        <w:pStyle w:val="berschrift1"/>
        <w:numPr>
          <w:ilvl w:val="0"/>
          <w:numId w:val="2"/>
        </w:numPr>
        <w:tabs>
          <w:tab w:val="left" w:pos="460"/>
        </w:tabs>
        <w:ind w:left="460" w:hanging="431"/>
      </w:pPr>
      <w:r>
        <w:t>Anforderungen</w:t>
      </w:r>
      <w:r>
        <w:rPr>
          <w:spacing w:val="-5"/>
        </w:rPr>
        <w:t xml:space="preserve"> </w:t>
      </w:r>
      <w:r>
        <w:t>an</w:t>
      </w:r>
      <w:r>
        <w:rPr>
          <w:spacing w:val="-5"/>
        </w:rPr>
        <w:t xml:space="preserve"> </w:t>
      </w:r>
      <w:r>
        <w:t>den</w:t>
      </w:r>
      <w:r>
        <w:rPr>
          <w:spacing w:val="-5"/>
        </w:rPr>
        <w:t xml:space="preserve"> </w:t>
      </w:r>
      <w:r>
        <w:rPr>
          <w:spacing w:val="-2"/>
        </w:rPr>
        <w:t>Auftragnehmer</w:t>
      </w:r>
    </w:p>
    <w:p w14:paraId="5615FCE2" w14:textId="77777777" w:rsidR="00CE685D" w:rsidRDefault="001509BD">
      <w:pPr>
        <w:pStyle w:val="berschrift2"/>
        <w:numPr>
          <w:ilvl w:val="1"/>
          <w:numId w:val="2"/>
        </w:numPr>
        <w:tabs>
          <w:tab w:val="left" w:pos="607"/>
        </w:tabs>
        <w:spacing w:before="143"/>
        <w:ind w:hanging="578"/>
      </w:pPr>
      <w:r>
        <w:rPr>
          <w:spacing w:val="-2"/>
        </w:rPr>
        <w:t>Leistungsabruf</w:t>
      </w:r>
    </w:p>
    <w:p w14:paraId="24935819" w14:textId="132D0BDE" w:rsidR="00CE685D" w:rsidRDefault="001509BD">
      <w:pPr>
        <w:pStyle w:val="Textkrper"/>
        <w:spacing w:before="166" w:line="292" w:lineRule="auto"/>
        <w:ind w:left="455" w:right="561"/>
        <w:jc w:val="both"/>
      </w:pPr>
      <w:r>
        <w:t>Der Leistungsabruf während der Vertragslaufzeit erfolgt im jeweiligen Bedarfsfall jeweils durch Einzelauftrag schriftlich per E-Mail durch den Auftraggeber (AG) an den Auftragnehmer (AN).</w:t>
      </w:r>
    </w:p>
    <w:p w14:paraId="43A7836F" w14:textId="55307458" w:rsidR="00CE685D" w:rsidRDefault="001509BD">
      <w:pPr>
        <w:pStyle w:val="Textkrper"/>
        <w:spacing w:before="118" w:line="292" w:lineRule="auto"/>
        <w:ind w:left="455" w:right="561"/>
        <w:jc w:val="both"/>
      </w:pPr>
      <w:r>
        <w:t>Der AN hat kein Anrecht auf Erfüllung spezifischer Mengen und deren Aufteilung. Ebenso kann auch die tatsächliche Abrechnungssumme variieren. Auch hier besteht kein Anrecht auf entgangenen Ge</w:t>
      </w:r>
      <w:r>
        <w:rPr>
          <w:spacing w:val="-2"/>
        </w:rPr>
        <w:t>winn.</w:t>
      </w:r>
    </w:p>
    <w:p w14:paraId="0C6A16B0" w14:textId="77777777" w:rsidR="00CE685D" w:rsidRDefault="001509BD">
      <w:pPr>
        <w:pStyle w:val="Textkrper"/>
        <w:spacing w:before="118"/>
        <w:ind w:left="455"/>
        <w:jc w:val="both"/>
      </w:pPr>
      <w:r>
        <w:t>Sämtliche</w:t>
      </w:r>
      <w:r>
        <w:rPr>
          <w:spacing w:val="-9"/>
        </w:rPr>
        <w:t xml:space="preserve"> </w:t>
      </w:r>
      <w:r>
        <w:t>An-</w:t>
      </w:r>
      <w:r>
        <w:rPr>
          <w:spacing w:val="-6"/>
        </w:rPr>
        <w:t xml:space="preserve"> </w:t>
      </w:r>
      <w:r>
        <w:t>und</w:t>
      </w:r>
      <w:r>
        <w:rPr>
          <w:spacing w:val="-6"/>
        </w:rPr>
        <w:t xml:space="preserve"> </w:t>
      </w:r>
      <w:r>
        <w:t>Abfahrten</w:t>
      </w:r>
      <w:r>
        <w:rPr>
          <w:spacing w:val="-6"/>
        </w:rPr>
        <w:t xml:space="preserve"> </w:t>
      </w:r>
      <w:r>
        <w:t>sowie</w:t>
      </w:r>
      <w:r>
        <w:rPr>
          <w:spacing w:val="-6"/>
        </w:rPr>
        <w:t xml:space="preserve"> </w:t>
      </w:r>
      <w:r>
        <w:t>Fahrtkosten</w:t>
      </w:r>
      <w:r>
        <w:rPr>
          <w:spacing w:val="-7"/>
        </w:rPr>
        <w:t xml:space="preserve"> </w:t>
      </w:r>
      <w:r>
        <w:t>sind</w:t>
      </w:r>
      <w:r>
        <w:rPr>
          <w:spacing w:val="-6"/>
        </w:rPr>
        <w:t xml:space="preserve"> </w:t>
      </w:r>
      <w:r>
        <w:t>in</w:t>
      </w:r>
      <w:r>
        <w:rPr>
          <w:spacing w:val="-6"/>
        </w:rPr>
        <w:t xml:space="preserve"> </w:t>
      </w:r>
      <w:r>
        <w:t>die</w:t>
      </w:r>
      <w:r>
        <w:rPr>
          <w:spacing w:val="-6"/>
        </w:rPr>
        <w:t xml:space="preserve"> </w:t>
      </w:r>
      <w:r>
        <w:t>Einheitspreise</w:t>
      </w:r>
      <w:r>
        <w:rPr>
          <w:spacing w:val="-6"/>
        </w:rPr>
        <w:t xml:space="preserve"> </w:t>
      </w:r>
      <w:r>
        <w:rPr>
          <w:spacing w:val="-2"/>
        </w:rPr>
        <w:t>einzukalkulieren.</w:t>
      </w:r>
    </w:p>
    <w:p w14:paraId="5CF51DDA" w14:textId="77777777" w:rsidR="00CE685D" w:rsidRDefault="00CE685D">
      <w:pPr>
        <w:pStyle w:val="Textkrper"/>
        <w:jc w:val="both"/>
        <w:sectPr w:rsidR="00CE685D">
          <w:footerReference w:type="default" r:id="rId7"/>
          <w:type w:val="continuous"/>
          <w:pgSz w:w="11910" w:h="16840"/>
          <w:pgMar w:top="1040" w:right="566" w:bottom="960" w:left="1275" w:header="0" w:footer="761" w:gutter="0"/>
          <w:pgNumType w:start="1"/>
          <w:cols w:space="720"/>
        </w:sectPr>
      </w:pPr>
    </w:p>
    <w:p w14:paraId="42870BB6" w14:textId="77777777" w:rsidR="00CE685D" w:rsidRPr="00C93AF2" w:rsidRDefault="001509BD">
      <w:pPr>
        <w:pStyle w:val="Textkrper"/>
        <w:spacing w:before="64"/>
        <w:ind w:left="454"/>
        <w:rPr>
          <w:b/>
          <w:bCs/>
        </w:rPr>
      </w:pPr>
      <w:r w:rsidRPr="00C93AF2">
        <w:rPr>
          <w:b/>
          <w:bCs/>
          <w:spacing w:val="-2"/>
        </w:rPr>
        <w:lastRenderedPageBreak/>
        <w:t>Auftragsbestätigung</w:t>
      </w:r>
    </w:p>
    <w:p w14:paraId="51D924F3" w14:textId="724D3670" w:rsidR="00CE685D" w:rsidRDefault="001509BD">
      <w:pPr>
        <w:pStyle w:val="Textkrper"/>
        <w:spacing w:before="170" w:line="292" w:lineRule="auto"/>
        <w:ind w:left="454" w:right="560"/>
        <w:jc w:val="both"/>
      </w:pPr>
      <w:r>
        <w:t>Nach</w:t>
      </w:r>
      <w:r>
        <w:rPr>
          <w:spacing w:val="-1"/>
        </w:rPr>
        <w:t xml:space="preserve"> </w:t>
      </w:r>
      <w:r>
        <w:t>Eingang</w:t>
      </w:r>
      <w:r>
        <w:rPr>
          <w:spacing w:val="-1"/>
        </w:rPr>
        <w:t xml:space="preserve"> </w:t>
      </w:r>
      <w:r>
        <w:t>de</w:t>
      </w:r>
      <w:r w:rsidR="003E5A03">
        <w:t>s</w:t>
      </w:r>
      <w:r>
        <w:rPr>
          <w:spacing w:val="-1"/>
        </w:rPr>
        <w:t xml:space="preserve"> </w:t>
      </w:r>
      <w:r>
        <w:t>Auftrags</w:t>
      </w:r>
      <w:r>
        <w:rPr>
          <w:spacing w:val="-1"/>
        </w:rPr>
        <w:t xml:space="preserve"> </w:t>
      </w:r>
      <w:r>
        <w:t>beim</w:t>
      </w:r>
      <w:r>
        <w:rPr>
          <w:spacing w:val="-1"/>
        </w:rPr>
        <w:t xml:space="preserve"> </w:t>
      </w:r>
      <w:r>
        <w:t>AN</w:t>
      </w:r>
      <w:r>
        <w:rPr>
          <w:spacing w:val="-1"/>
        </w:rPr>
        <w:t xml:space="preserve"> </w:t>
      </w:r>
      <w:r>
        <w:t>hat er</w:t>
      </w:r>
      <w:r>
        <w:rPr>
          <w:spacing w:val="-1"/>
        </w:rPr>
        <w:t xml:space="preserve"> </w:t>
      </w:r>
      <w:r>
        <w:t>binnen</w:t>
      </w:r>
      <w:r>
        <w:rPr>
          <w:spacing w:val="-1"/>
        </w:rPr>
        <w:t xml:space="preserve"> </w:t>
      </w:r>
      <w:r>
        <w:t>drei</w:t>
      </w:r>
      <w:r>
        <w:rPr>
          <w:spacing w:val="-1"/>
        </w:rPr>
        <w:t xml:space="preserve"> </w:t>
      </w:r>
      <w:r>
        <w:t>(3)</w:t>
      </w:r>
      <w:r>
        <w:rPr>
          <w:spacing w:val="-1"/>
        </w:rPr>
        <w:t xml:space="preserve"> </w:t>
      </w:r>
      <w:r>
        <w:t>Arbeitstagen</w:t>
      </w:r>
      <w:r>
        <w:rPr>
          <w:spacing w:val="-1"/>
        </w:rPr>
        <w:t xml:space="preserve"> </w:t>
      </w:r>
      <w:r>
        <w:t>(Montag</w:t>
      </w:r>
      <w:r>
        <w:rPr>
          <w:spacing w:val="-1"/>
        </w:rPr>
        <w:t xml:space="preserve"> </w:t>
      </w:r>
      <w:r>
        <w:t>bis</w:t>
      </w:r>
      <w:r>
        <w:rPr>
          <w:spacing w:val="-1"/>
        </w:rPr>
        <w:t xml:space="preserve"> </w:t>
      </w:r>
      <w:r>
        <w:t>Freitag) eine</w:t>
      </w:r>
      <w:r>
        <w:rPr>
          <w:spacing w:val="-1"/>
        </w:rPr>
        <w:t xml:space="preserve"> </w:t>
      </w:r>
      <w:r>
        <w:t>Auftragsbestätigung</w:t>
      </w:r>
      <w:r>
        <w:rPr>
          <w:spacing w:val="-6"/>
        </w:rPr>
        <w:t xml:space="preserve"> </w:t>
      </w:r>
      <w:r>
        <w:t>mit</w:t>
      </w:r>
      <w:r>
        <w:rPr>
          <w:spacing w:val="-6"/>
        </w:rPr>
        <w:t xml:space="preserve"> </w:t>
      </w:r>
      <w:r>
        <w:t>Angabe</w:t>
      </w:r>
      <w:r>
        <w:rPr>
          <w:spacing w:val="-6"/>
        </w:rPr>
        <w:t xml:space="preserve"> </w:t>
      </w:r>
      <w:r>
        <w:t>des</w:t>
      </w:r>
      <w:r>
        <w:rPr>
          <w:spacing w:val="-6"/>
        </w:rPr>
        <w:t xml:space="preserve"> </w:t>
      </w:r>
      <w:r>
        <w:t>Auftragseinganges</w:t>
      </w:r>
      <w:r>
        <w:rPr>
          <w:spacing w:val="-6"/>
        </w:rPr>
        <w:t xml:space="preserve"> </w:t>
      </w:r>
      <w:r>
        <w:t>und</w:t>
      </w:r>
      <w:r>
        <w:rPr>
          <w:spacing w:val="-6"/>
        </w:rPr>
        <w:t xml:space="preserve"> </w:t>
      </w:r>
      <w:r>
        <w:t>des</w:t>
      </w:r>
      <w:r>
        <w:rPr>
          <w:spacing w:val="-6"/>
        </w:rPr>
        <w:t xml:space="preserve"> </w:t>
      </w:r>
      <w:r>
        <w:t>Zeitpunkts</w:t>
      </w:r>
      <w:r>
        <w:rPr>
          <w:spacing w:val="-6"/>
        </w:rPr>
        <w:t xml:space="preserve"> </w:t>
      </w:r>
      <w:r>
        <w:t>des</w:t>
      </w:r>
      <w:r>
        <w:rPr>
          <w:spacing w:val="-6"/>
        </w:rPr>
        <w:t xml:space="preserve"> </w:t>
      </w:r>
      <w:r>
        <w:t>Baubeginns</w:t>
      </w:r>
      <w:r>
        <w:rPr>
          <w:spacing w:val="-6"/>
        </w:rPr>
        <w:t xml:space="preserve"> </w:t>
      </w:r>
      <w:r>
        <w:t>an</w:t>
      </w:r>
      <w:r>
        <w:rPr>
          <w:spacing w:val="-6"/>
        </w:rPr>
        <w:t xml:space="preserve"> </w:t>
      </w:r>
      <w:r>
        <w:t>den</w:t>
      </w:r>
      <w:r>
        <w:rPr>
          <w:spacing w:val="-6"/>
        </w:rPr>
        <w:t xml:space="preserve"> </w:t>
      </w:r>
      <w:r>
        <w:t>Erfüllungsgehilfen</w:t>
      </w:r>
      <w:r>
        <w:rPr>
          <w:spacing w:val="-14"/>
        </w:rPr>
        <w:t xml:space="preserve"> </w:t>
      </w:r>
      <w:r>
        <w:t>des</w:t>
      </w:r>
      <w:r>
        <w:rPr>
          <w:spacing w:val="-14"/>
        </w:rPr>
        <w:t xml:space="preserve"> </w:t>
      </w:r>
      <w:r>
        <w:t>AG</w:t>
      </w:r>
      <w:r>
        <w:rPr>
          <w:spacing w:val="-14"/>
        </w:rPr>
        <w:t xml:space="preserve"> </w:t>
      </w:r>
      <w:r>
        <w:t>per</w:t>
      </w:r>
      <w:r>
        <w:rPr>
          <w:spacing w:val="-14"/>
        </w:rPr>
        <w:t xml:space="preserve"> </w:t>
      </w:r>
      <w:r>
        <w:t>E-Mail</w:t>
      </w:r>
      <w:r>
        <w:rPr>
          <w:spacing w:val="-14"/>
        </w:rPr>
        <w:t xml:space="preserve"> </w:t>
      </w:r>
      <w:r>
        <w:t>zu</w:t>
      </w:r>
      <w:r>
        <w:rPr>
          <w:spacing w:val="-14"/>
        </w:rPr>
        <w:t xml:space="preserve"> </w:t>
      </w:r>
      <w:r>
        <w:t>senden.</w:t>
      </w:r>
      <w:r>
        <w:rPr>
          <w:spacing w:val="-14"/>
        </w:rPr>
        <w:t xml:space="preserve"> </w:t>
      </w:r>
      <w:r>
        <w:t>Die</w:t>
      </w:r>
      <w:r>
        <w:rPr>
          <w:spacing w:val="-14"/>
        </w:rPr>
        <w:t xml:space="preserve"> </w:t>
      </w:r>
      <w:r>
        <w:t>entsprechenden</w:t>
      </w:r>
      <w:r>
        <w:rPr>
          <w:spacing w:val="-14"/>
        </w:rPr>
        <w:t xml:space="preserve"> </w:t>
      </w:r>
      <w:r>
        <w:t>Kontaktdaten</w:t>
      </w:r>
      <w:r>
        <w:rPr>
          <w:spacing w:val="-13"/>
        </w:rPr>
        <w:t xml:space="preserve"> </w:t>
      </w:r>
      <w:r>
        <w:t>werden</w:t>
      </w:r>
      <w:r>
        <w:rPr>
          <w:spacing w:val="-14"/>
        </w:rPr>
        <w:t xml:space="preserve"> </w:t>
      </w:r>
      <w:r>
        <w:t>im</w:t>
      </w:r>
      <w:r>
        <w:rPr>
          <w:spacing w:val="-14"/>
        </w:rPr>
        <w:t xml:space="preserve"> </w:t>
      </w:r>
      <w:r>
        <w:t xml:space="preserve">Einzelauftrag </w:t>
      </w:r>
      <w:r>
        <w:rPr>
          <w:spacing w:val="-2"/>
        </w:rPr>
        <w:t>mitgeteilt.</w:t>
      </w:r>
    </w:p>
    <w:p w14:paraId="126B6455" w14:textId="1C170789" w:rsidR="00CE685D" w:rsidRDefault="001509BD">
      <w:pPr>
        <w:pStyle w:val="Textkrper"/>
        <w:spacing w:before="117" w:line="292" w:lineRule="auto"/>
        <w:ind w:left="455" w:right="559"/>
        <w:jc w:val="both"/>
      </w:pPr>
      <w:r>
        <w:t>Aus</w:t>
      </w:r>
      <w:r>
        <w:rPr>
          <w:spacing w:val="-1"/>
        </w:rPr>
        <w:t xml:space="preserve"> </w:t>
      </w:r>
      <w:r>
        <w:t>der</w:t>
      </w:r>
      <w:r>
        <w:rPr>
          <w:spacing w:val="-1"/>
        </w:rPr>
        <w:t xml:space="preserve"> </w:t>
      </w:r>
      <w:r>
        <w:t>Auftragsbestätigung</w:t>
      </w:r>
      <w:r>
        <w:rPr>
          <w:spacing w:val="-1"/>
        </w:rPr>
        <w:t xml:space="preserve"> </w:t>
      </w:r>
      <w:r>
        <w:t>bei</w:t>
      </w:r>
      <w:r>
        <w:rPr>
          <w:spacing w:val="-1"/>
        </w:rPr>
        <w:t xml:space="preserve"> </w:t>
      </w:r>
      <w:r>
        <w:t>einem</w:t>
      </w:r>
      <w:r>
        <w:rPr>
          <w:spacing w:val="-1"/>
        </w:rPr>
        <w:t xml:space="preserve"> </w:t>
      </w:r>
      <w:r>
        <w:t>Auftragswert</w:t>
      </w:r>
      <w:r>
        <w:rPr>
          <w:spacing w:val="-2"/>
        </w:rPr>
        <w:t xml:space="preserve"> </w:t>
      </w:r>
      <w:r>
        <w:t>bis</w:t>
      </w:r>
      <w:r>
        <w:rPr>
          <w:spacing w:val="-1"/>
        </w:rPr>
        <w:t xml:space="preserve"> </w:t>
      </w:r>
      <w:commentRangeStart w:id="4"/>
      <w:commentRangeStart w:id="5"/>
      <w:r w:rsidRPr="00442B0F">
        <w:rPr>
          <w:shd w:val="clear" w:color="auto" w:fill="FFC000"/>
        </w:rPr>
        <w:t>1</w:t>
      </w:r>
      <w:r w:rsidR="00C93AF2">
        <w:rPr>
          <w:shd w:val="clear" w:color="auto" w:fill="FFC000"/>
        </w:rPr>
        <w:t>5</w:t>
      </w:r>
      <w:r w:rsidRPr="00442B0F">
        <w:rPr>
          <w:shd w:val="clear" w:color="auto" w:fill="FFC000"/>
        </w:rPr>
        <w:t>.000,00</w:t>
      </w:r>
      <w:r w:rsidRPr="00442B0F">
        <w:rPr>
          <w:spacing w:val="-2"/>
          <w:shd w:val="clear" w:color="auto" w:fill="FFC000"/>
        </w:rPr>
        <w:t xml:space="preserve"> </w:t>
      </w:r>
      <w:r w:rsidRPr="00442B0F">
        <w:rPr>
          <w:shd w:val="clear" w:color="auto" w:fill="FFC000"/>
        </w:rPr>
        <w:t>€</w:t>
      </w:r>
      <w:r w:rsidRPr="00442B0F">
        <w:rPr>
          <w:spacing w:val="-1"/>
          <w:shd w:val="clear" w:color="auto" w:fill="FFC000"/>
        </w:rPr>
        <w:t xml:space="preserve"> </w:t>
      </w:r>
      <w:r w:rsidRPr="00442B0F">
        <w:rPr>
          <w:shd w:val="clear" w:color="auto" w:fill="FFC000"/>
        </w:rPr>
        <w:t>netto</w:t>
      </w:r>
      <w:r>
        <w:rPr>
          <w:spacing w:val="-1"/>
        </w:rPr>
        <w:t xml:space="preserve"> </w:t>
      </w:r>
      <w:commentRangeEnd w:id="4"/>
      <w:r w:rsidR="00442B0F">
        <w:rPr>
          <w:rStyle w:val="Kommentarzeichen"/>
        </w:rPr>
        <w:commentReference w:id="4"/>
      </w:r>
      <w:commentRangeEnd w:id="5"/>
      <w:r w:rsidR="00C93AF2">
        <w:rPr>
          <w:rStyle w:val="Kommentarzeichen"/>
        </w:rPr>
        <w:commentReference w:id="5"/>
      </w:r>
      <w:r>
        <w:t>müssen</w:t>
      </w:r>
      <w:r>
        <w:rPr>
          <w:spacing w:val="-1"/>
        </w:rPr>
        <w:t xml:space="preserve"> </w:t>
      </w:r>
      <w:r>
        <w:t>folgende</w:t>
      </w:r>
      <w:r>
        <w:rPr>
          <w:spacing w:val="-1"/>
        </w:rPr>
        <w:t xml:space="preserve"> </w:t>
      </w:r>
      <w:r>
        <w:t>Informationen hervorgehen:</w:t>
      </w:r>
    </w:p>
    <w:p w14:paraId="3CF4D37E" w14:textId="77777777" w:rsidR="00CE685D" w:rsidRDefault="001509BD">
      <w:pPr>
        <w:pStyle w:val="Listenabsatz"/>
        <w:numPr>
          <w:ilvl w:val="0"/>
          <w:numId w:val="1"/>
        </w:numPr>
        <w:tabs>
          <w:tab w:val="left" w:pos="738"/>
        </w:tabs>
        <w:spacing w:before="119"/>
        <w:ind w:hanging="284"/>
        <w:rPr>
          <w:sz w:val="20"/>
        </w:rPr>
      </w:pPr>
      <w:r>
        <w:rPr>
          <w:sz w:val="20"/>
        </w:rPr>
        <w:t>Erfüllungsgehilfe</w:t>
      </w:r>
      <w:r>
        <w:rPr>
          <w:spacing w:val="-7"/>
          <w:sz w:val="20"/>
        </w:rPr>
        <w:t xml:space="preserve"> </w:t>
      </w:r>
      <w:r>
        <w:rPr>
          <w:sz w:val="20"/>
        </w:rPr>
        <w:t>des</w:t>
      </w:r>
      <w:r>
        <w:rPr>
          <w:spacing w:val="-5"/>
          <w:sz w:val="20"/>
        </w:rPr>
        <w:t xml:space="preserve"> </w:t>
      </w:r>
      <w:r>
        <w:rPr>
          <w:sz w:val="20"/>
        </w:rPr>
        <w:t>AG,</w:t>
      </w:r>
      <w:r>
        <w:rPr>
          <w:spacing w:val="-4"/>
          <w:sz w:val="20"/>
        </w:rPr>
        <w:t xml:space="preserve"> </w:t>
      </w:r>
      <w:r>
        <w:rPr>
          <w:sz w:val="20"/>
        </w:rPr>
        <w:t>d.h.</w:t>
      </w:r>
      <w:r>
        <w:rPr>
          <w:spacing w:val="-5"/>
          <w:sz w:val="20"/>
        </w:rPr>
        <w:t xml:space="preserve"> </w:t>
      </w:r>
      <w:r>
        <w:rPr>
          <w:sz w:val="20"/>
        </w:rPr>
        <w:t>wer</w:t>
      </w:r>
      <w:r>
        <w:rPr>
          <w:spacing w:val="-4"/>
          <w:sz w:val="20"/>
        </w:rPr>
        <w:t xml:space="preserve"> </w:t>
      </w:r>
      <w:r>
        <w:rPr>
          <w:sz w:val="20"/>
        </w:rPr>
        <w:t>hat</w:t>
      </w:r>
      <w:r>
        <w:rPr>
          <w:spacing w:val="-5"/>
          <w:sz w:val="20"/>
        </w:rPr>
        <w:t xml:space="preserve"> </w:t>
      </w:r>
      <w:r>
        <w:rPr>
          <w:sz w:val="20"/>
        </w:rPr>
        <w:t>den</w:t>
      </w:r>
      <w:r>
        <w:rPr>
          <w:spacing w:val="-4"/>
          <w:sz w:val="20"/>
        </w:rPr>
        <w:t xml:space="preserve"> </w:t>
      </w:r>
      <w:r>
        <w:rPr>
          <w:sz w:val="20"/>
        </w:rPr>
        <w:t>Auftrag</w:t>
      </w:r>
      <w:r>
        <w:rPr>
          <w:spacing w:val="-5"/>
          <w:sz w:val="20"/>
        </w:rPr>
        <w:t xml:space="preserve"> </w:t>
      </w:r>
      <w:r>
        <w:rPr>
          <w:sz w:val="20"/>
        </w:rPr>
        <w:t>per</w:t>
      </w:r>
      <w:r>
        <w:rPr>
          <w:spacing w:val="-5"/>
          <w:sz w:val="20"/>
        </w:rPr>
        <w:t xml:space="preserve"> </w:t>
      </w:r>
      <w:r>
        <w:rPr>
          <w:sz w:val="20"/>
        </w:rPr>
        <w:t>Email</w:t>
      </w:r>
      <w:r>
        <w:rPr>
          <w:spacing w:val="-4"/>
          <w:sz w:val="20"/>
        </w:rPr>
        <w:t xml:space="preserve"> </w:t>
      </w:r>
      <w:r>
        <w:rPr>
          <w:spacing w:val="-2"/>
          <w:sz w:val="20"/>
        </w:rPr>
        <w:t>erteilt</w:t>
      </w:r>
    </w:p>
    <w:p w14:paraId="17624E9C" w14:textId="2FBCFF66" w:rsidR="00CE685D" w:rsidRDefault="001509BD">
      <w:pPr>
        <w:pStyle w:val="Listenabsatz"/>
        <w:numPr>
          <w:ilvl w:val="0"/>
          <w:numId w:val="1"/>
        </w:numPr>
        <w:tabs>
          <w:tab w:val="left" w:pos="738"/>
        </w:tabs>
        <w:spacing w:before="32"/>
        <w:ind w:hanging="284"/>
        <w:rPr>
          <w:sz w:val="20"/>
        </w:rPr>
      </w:pPr>
      <w:r>
        <w:rPr>
          <w:sz w:val="20"/>
        </w:rPr>
        <w:t>Angabe</w:t>
      </w:r>
      <w:r>
        <w:rPr>
          <w:spacing w:val="-6"/>
          <w:sz w:val="20"/>
        </w:rPr>
        <w:t xml:space="preserve"> </w:t>
      </w:r>
      <w:r>
        <w:rPr>
          <w:sz w:val="20"/>
        </w:rPr>
        <w:t>von</w:t>
      </w:r>
      <w:r>
        <w:rPr>
          <w:spacing w:val="-6"/>
          <w:sz w:val="20"/>
        </w:rPr>
        <w:t xml:space="preserve"> </w:t>
      </w:r>
      <w:r>
        <w:rPr>
          <w:sz w:val="20"/>
        </w:rPr>
        <w:t>Kostenstelle</w:t>
      </w:r>
      <w:r>
        <w:rPr>
          <w:spacing w:val="-7"/>
          <w:sz w:val="20"/>
        </w:rPr>
        <w:t xml:space="preserve"> </w:t>
      </w:r>
      <w:r>
        <w:rPr>
          <w:sz w:val="20"/>
        </w:rPr>
        <w:t>mit</w:t>
      </w:r>
      <w:r>
        <w:rPr>
          <w:spacing w:val="-5"/>
          <w:sz w:val="20"/>
        </w:rPr>
        <w:t xml:space="preserve"> </w:t>
      </w:r>
      <w:r>
        <w:rPr>
          <w:sz w:val="20"/>
        </w:rPr>
        <w:t>Fonds</w:t>
      </w:r>
      <w:r>
        <w:rPr>
          <w:spacing w:val="-6"/>
          <w:sz w:val="20"/>
        </w:rPr>
        <w:t xml:space="preserve"> </w:t>
      </w:r>
      <w:r>
        <w:rPr>
          <w:sz w:val="20"/>
        </w:rPr>
        <w:t>oder</w:t>
      </w:r>
      <w:r>
        <w:rPr>
          <w:spacing w:val="-5"/>
          <w:sz w:val="20"/>
        </w:rPr>
        <w:t xml:space="preserve"> PSP</w:t>
      </w:r>
      <w:r w:rsidR="00C93AF2">
        <w:rPr>
          <w:spacing w:val="-5"/>
          <w:sz w:val="20"/>
        </w:rPr>
        <w:t xml:space="preserve"> </w:t>
      </w:r>
      <w:r w:rsidR="00C93AF2" w:rsidRPr="00C93AF2">
        <w:rPr>
          <w:spacing w:val="-5"/>
          <w:sz w:val="20"/>
        </w:rPr>
        <w:t>(ab 15.000 € netto  Auftragsnummer des Einkaufs)</w:t>
      </w:r>
    </w:p>
    <w:p w14:paraId="316E753D" w14:textId="77777777" w:rsidR="00CE685D" w:rsidRDefault="001509BD">
      <w:pPr>
        <w:pStyle w:val="Listenabsatz"/>
        <w:numPr>
          <w:ilvl w:val="0"/>
          <w:numId w:val="1"/>
        </w:numPr>
        <w:tabs>
          <w:tab w:val="left" w:pos="738"/>
        </w:tabs>
        <w:spacing w:before="33"/>
        <w:ind w:hanging="284"/>
        <w:rPr>
          <w:sz w:val="20"/>
        </w:rPr>
      </w:pPr>
      <w:r>
        <w:rPr>
          <w:sz w:val="20"/>
        </w:rPr>
        <w:t>Datum</w:t>
      </w:r>
      <w:r>
        <w:rPr>
          <w:spacing w:val="-2"/>
          <w:sz w:val="20"/>
        </w:rPr>
        <w:t xml:space="preserve"> </w:t>
      </w:r>
      <w:r>
        <w:rPr>
          <w:sz w:val="20"/>
        </w:rPr>
        <w:t>des</w:t>
      </w:r>
      <w:r>
        <w:rPr>
          <w:spacing w:val="-2"/>
          <w:sz w:val="20"/>
        </w:rPr>
        <w:t xml:space="preserve"> Auftragseinganges</w:t>
      </w:r>
    </w:p>
    <w:p w14:paraId="75947255" w14:textId="77777777" w:rsidR="00CE685D" w:rsidRDefault="001509BD">
      <w:pPr>
        <w:pStyle w:val="Listenabsatz"/>
        <w:numPr>
          <w:ilvl w:val="0"/>
          <w:numId w:val="1"/>
        </w:numPr>
        <w:tabs>
          <w:tab w:val="left" w:pos="738"/>
        </w:tabs>
        <w:spacing w:before="32"/>
        <w:ind w:hanging="284"/>
        <w:rPr>
          <w:sz w:val="20"/>
        </w:rPr>
      </w:pPr>
      <w:r>
        <w:rPr>
          <w:sz w:val="20"/>
        </w:rPr>
        <w:t>Zeitpunkt</w:t>
      </w:r>
      <w:r>
        <w:rPr>
          <w:spacing w:val="-7"/>
          <w:sz w:val="20"/>
        </w:rPr>
        <w:t xml:space="preserve"> </w:t>
      </w:r>
      <w:r>
        <w:rPr>
          <w:sz w:val="20"/>
        </w:rPr>
        <w:t>des</w:t>
      </w:r>
      <w:r>
        <w:rPr>
          <w:spacing w:val="-6"/>
          <w:sz w:val="20"/>
        </w:rPr>
        <w:t xml:space="preserve"> </w:t>
      </w:r>
      <w:r>
        <w:rPr>
          <w:spacing w:val="-2"/>
          <w:sz w:val="20"/>
        </w:rPr>
        <w:t>Baubeginns</w:t>
      </w:r>
    </w:p>
    <w:p w14:paraId="5AF32A87" w14:textId="77777777" w:rsidR="00CE685D" w:rsidRDefault="001509BD">
      <w:pPr>
        <w:pStyle w:val="Listenabsatz"/>
        <w:numPr>
          <w:ilvl w:val="0"/>
          <w:numId w:val="1"/>
        </w:numPr>
        <w:tabs>
          <w:tab w:val="left" w:pos="738"/>
        </w:tabs>
        <w:spacing w:before="32"/>
        <w:ind w:hanging="284"/>
        <w:rPr>
          <w:sz w:val="20"/>
        </w:rPr>
      </w:pPr>
      <w:r>
        <w:rPr>
          <w:sz w:val="20"/>
        </w:rPr>
        <w:t>Dauer</w:t>
      </w:r>
      <w:r>
        <w:rPr>
          <w:spacing w:val="-5"/>
          <w:sz w:val="20"/>
        </w:rPr>
        <w:t xml:space="preserve"> </w:t>
      </w:r>
      <w:r>
        <w:rPr>
          <w:sz w:val="20"/>
        </w:rPr>
        <w:t>der</w:t>
      </w:r>
      <w:r>
        <w:rPr>
          <w:spacing w:val="-3"/>
          <w:sz w:val="20"/>
        </w:rPr>
        <w:t xml:space="preserve"> </w:t>
      </w:r>
      <w:r>
        <w:rPr>
          <w:spacing w:val="-2"/>
          <w:sz w:val="20"/>
        </w:rPr>
        <w:t>Bautätigkeit</w:t>
      </w:r>
    </w:p>
    <w:p w14:paraId="3DB35C6D" w14:textId="77777777" w:rsidR="00CE685D" w:rsidRDefault="00CE685D">
      <w:pPr>
        <w:pStyle w:val="Textkrper"/>
        <w:spacing w:before="203"/>
      </w:pPr>
    </w:p>
    <w:p w14:paraId="24EDA435" w14:textId="4A14463F" w:rsidR="00CE685D" w:rsidRPr="00C93AF2" w:rsidRDefault="001509BD">
      <w:pPr>
        <w:pStyle w:val="Textkrper"/>
        <w:spacing w:line="292" w:lineRule="auto"/>
        <w:ind w:left="455" w:right="368"/>
        <w:rPr>
          <w:strike/>
          <w:color w:val="FF0000"/>
        </w:rPr>
      </w:pPr>
      <w:commentRangeStart w:id="6"/>
      <w:r w:rsidRPr="00C93AF2">
        <w:rPr>
          <w:strike/>
          <w:color w:val="FF0000"/>
        </w:rPr>
        <w:t>Aus</w:t>
      </w:r>
      <w:r w:rsidRPr="00C93AF2">
        <w:rPr>
          <w:strike/>
          <w:color w:val="FF0000"/>
          <w:spacing w:val="-5"/>
        </w:rPr>
        <w:t xml:space="preserve"> </w:t>
      </w:r>
      <w:r w:rsidRPr="00C93AF2">
        <w:rPr>
          <w:strike/>
          <w:color w:val="FF0000"/>
        </w:rPr>
        <w:t>der</w:t>
      </w:r>
      <w:r w:rsidRPr="00C93AF2">
        <w:rPr>
          <w:strike/>
          <w:color w:val="FF0000"/>
          <w:spacing w:val="-5"/>
        </w:rPr>
        <w:t xml:space="preserve"> </w:t>
      </w:r>
      <w:r w:rsidRPr="00C93AF2">
        <w:rPr>
          <w:strike/>
          <w:color w:val="FF0000"/>
        </w:rPr>
        <w:t>Auftragsbestätigung</w:t>
      </w:r>
      <w:r w:rsidRPr="00C93AF2">
        <w:rPr>
          <w:strike/>
          <w:color w:val="FF0000"/>
          <w:spacing w:val="-5"/>
        </w:rPr>
        <w:t xml:space="preserve"> </w:t>
      </w:r>
      <w:r w:rsidRPr="00C93AF2">
        <w:rPr>
          <w:strike/>
          <w:color w:val="FF0000"/>
        </w:rPr>
        <w:t>bei</w:t>
      </w:r>
      <w:r w:rsidRPr="00C93AF2">
        <w:rPr>
          <w:strike/>
          <w:color w:val="FF0000"/>
          <w:spacing w:val="-5"/>
        </w:rPr>
        <w:t xml:space="preserve"> </w:t>
      </w:r>
      <w:r w:rsidRPr="00C93AF2">
        <w:rPr>
          <w:strike/>
          <w:color w:val="FF0000"/>
        </w:rPr>
        <w:t>einem</w:t>
      </w:r>
      <w:r w:rsidRPr="00C93AF2">
        <w:rPr>
          <w:strike/>
          <w:color w:val="FF0000"/>
          <w:spacing w:val="-5"/>
        </w:rPr>
        <w:t xml:space="preserve"> </w:t>
      </w:r>
      <w:r w:rsidRPr="00C93AF2">
        <w:rPr>
          <w:strike/>
          <w:color w:val="FF0000"/>
        </w:rPr>
        <w:t>Auftragswert</w:t>
      </w:r>
      <w:r w:rsidRPr="00C93AF2">
        <w:rPr>
          <w:strike/>
          <w:color w:val="FF0000"/>
          <w:spacing w:val="-6"/>
        </w:rPr>
        <w:t xml:space="preserve"> </w:t>
      </w:r>
      <w:r w:rsidRPr="00C93AF2">
        <w:rPr>
          <w:strike/>
          <w:color w:val="FF0000"/>
        </w:rPr>
        <w:t>über</w:t>
      </w:r>
      <w:r w:rsidRPr="00C93AF2">
        <w:rPr>
          <w:strike/>
          <w:color w:val="FF0000"/>
          <w:spacing w:val="-5"/>
        </w:rPr>
        <w:t xml:space="preserve"> </w:t>
      </w:r>
      <w:commentRangeStart w:id="7"/>
      <w:r w:rsidRPr="00C93AF2">
        <w:rPr>
          <w:strike/>
          <w:color w:val="FF0000"/>
        </w:rPr>
        <w:t>10.000,00</w:t>
      </w:r>
      <w:r w:rsidRPr="00C93AF2">
        <w:rPr>
          <w:strike/>
          <w:color w:val="FF0000"/>
          <w:spacing w:val="-5"/>
        </w:rPr>
        <w:t xml:space="preserve"> </w:t>
      </w:r>
      <w:r w:rsidRPr="00C93AF2">
        <w:rPr>
          <w:strike/>
          <w:color w:val="FF0000"/>
        </w:rPr>
        <w:t>€</w:t>
      </w:r>
      <w:r w:rsidRPr="00C93AF2">
        <w:rPr>
          <w:strike/>
          <w:color w:val="FF0000"/>
          <w:spacing w:val="-5"/>
        </w:rPr>
        <w:t xml:space="preserve"> </w:t>
      </w:r>
      <w:r w:rsidRPr="00C93AF2">
        <w:rPr>
          <w:strike/>
          <w:color w:val="FF0000"/>
        </w:rPr>
        <w:t>netto</w:t>
      </w:r>
      <w:r w:rsidRPr="00C93AF2">
        <w:rPr>
          <w:strike/>
          <w:color w:val="FF0000"/>
          <w:spacing w:val="-5"/>
        </w:rPr>
        <w:t xml:space="preserve"> </w:t>
      </w:r>
      <w:commentRangeEnd w:id="7"/>
      <w:r w:rsidR="00442B0F" w:rsidRPr="00C93AF2">
        <w:rPr>
          <w:rStyle w:val="Kommentarzeichen"/>
          <w:strike/>
          <w:color w:val="FF0000"/>
        </w:rPr>
        <w:commentReference w:id="7"/>
      </w:r>
      <w:r w:rsidRPr="00C93AF2">
        <w:rPr>
          <w:strike/>
          <w:color w:val="FF0000"/>
        </w:rPr>
        <w:t>müssen</w:t>
      </w:r>
      <w:r w:rsidRPr="00C93AF2">
        <w:rPr>
          <w:strike/>
          <w:color w:val="FF0000"/>
          <w:spacing w:val="-5"/>
        </w:rPr>
        <w:t xml:space="preserve"> </w:t>
      </w:r>
      <w:r w:rsidRPr="00C93AF2">
        <w:rPr>
          <w:strike/>
          <w:color w:val="FF0000"/>
        </w:rPr>
        <w:t>folgende</w:t>
      </w:r>
      <w:r w:rsidRPr="00C93AF2">
        <w:rPr>
          <w:strike/>
          <w:color w:val="FF0000"/>
          <w:spacing w:val="-5"/>
        </w:rPr>
        <w:t xml:space="preserve"> </w:t>
      </w:r>
      <w:r w:rsidRPr="00C93AF2">
        <w:rPr>
          <w:strike/>
          <w:color w:val="FF0000"/>
        </w:rPr>
        <w:t>Informationen hervorgehen:</w:t>
      </w:r>
    </w:p>
    <w:p w14:paraId="4BC13A3A" w14:textId="77777777" w:rsidR="00CE685D" w:rsidRPr="00C93AF2" w:rsidRDefault="001509BD">
      <w:pPr>
        <w:pStyle w:val="Listenabsatz"/>
        <w:numPr>
          <w:ilvl w:val="0"/>
          <w:numId w:val="1"/>
        </w:numPr>
        <w:tabs>
          <w:tab w:val="left" w:pos="738"/>
        </w:tabs>
        <w:spacing w:before="119"/>
        <w:ind w:hanging="284"/>
        <w:rPr>
          <w:strike/>
          <w:color w:val="FF0000"/>
          <w:sz w:val="20"/>
        </w:rPr>
      </w:pPr>
      <w:r w:rsidRPr="00C93AF2">
        <w:rPr>
          <w:strike/>
          <w:color w:val="FF0000"/>
          <w:sz w:val="20"/>
        </w:rPr>
        <w:t>Auftragsnummer</w:t>
      </w:r>
      <w:r w:rsidRPr="00C93AF2">
        <w:rPr>
          <w:strike/>
          <w:color w:val="FF0000"/>
          <w:spacing w:val="-10"/>
          <w:sz w:val="20"/>
        </w:rPr>
        <w:t xml:space="preserve"> </w:t>
      </w:r>
      <w:r w:rsidRPr="00C93AF2">
        <w:rPr>
          <w:strike/>
          <w:color w:val="FF0000"/>
          <w:sz w:val="20"/>
        </w:rPr>
        <w:t>des</w:t>
      </w:r>
      <w:r w:rsidRPr="00C93AF2">
        <w:rPr>
          <w:strike/>
          <w:color w:val="FF0000"/>
          <w:spacing w:val="-9"/>
          <w:sz w:val="20"/>
        </w:rPr>
        <w:t xml:space="preserve"> </w:t>
      </w:r>
      <w:r w:rsidRPr="00C93AF2">
        <w:rPr>
          <w:strike/>
          <w:color w:val="FF0000"/>
          <w:spacing w:val="-2"/>
          <w:sz w:val="20"/>
        </w:rPr>
        <w:t>Einkaufs</w:t>
      </w:r>
    </w:p>
    <w:p w14:paraId="4EE3AD05" w14:textId="77777777" w:rsidR="00CE685D" w:rsidRPr="00C93AF2" w:rsidRDefault="001509BD">
      <w:pPr>
        <w:pStyle w:val="Listenabsatz"/>
        <w:numPr>
          <w:ilvl w:val="0"/>
          <w:numId w:val="1"/>
        </w:numPr>
        <w:tabs>
          <w:tab w:val="left" w:pos="738"/>
        </w:tabs>
        <w:spacing w:before="32"/>
        <w:ind w:hanging="284"/>
        <w:rPr>
          <w:strike/>
          <w:color w:val="FF0000"/>
          <w:sz w:val="20"/>
        </w:rPr>
      </w:pPr>
      <w:r w:rsidRPr="00C93AF2">
        <w:rPr>
          <w:strike/>
          <w:color w:val="FF0000"/>
          <w:sz w:val="20"/>
        </w:rPr>
        <w:t>Erfüllungsgehilfe</w:t>
      </w:r>
      <w:r w:rsidRPr="00C93AF2">
        <w:rPr>
          <w:strike/>
          <w:color w:val="FF0000"/>
          <w:spacing w:val="-7"/>
          <w:sz w:val="20"/>
        </w:rPr>
        <w:t xml:space="preserve"> </w:t>
      </w:r>
      <w:r w:rsidRPr="00C93AF2">
        <w:rPr>
          <w:strike/>
          <w:color w:val="FF0000"/>
          <w:sz w:val="20"/>
        </w:rPr>
        <w:t>des</w:t>
      </w:r>
      <w:r w:rsidRPr="00C93AF2">
        <w:rPr>
          <w:strike/>
          <w:color w:val="FF0000"/>
          <w:spacing w:val="-5"/>
          <w:sz w:val="20"/>
        </w:rPr>
        <w:t xml:space="preserve"> </w:t>
      </w:r>
      <w:r w:rsidRPr="00C93AF2">
        <w:rPr>
          <w:strike/>
          <w:color w:val="FF0000"/>
          <w:sz w:val="20"/>
        </w:rPr>
        <w:t>AG,</w:t>
      </w:r>
      <w:r w:rsidRPr="00C93AF2">
        <w:rPr>
          <w:strike/>
          <w:color w:val="FF0000"/>
          <w:spacing w:val="-4"/>
          <w:sz w:val="20"/>
        </w:rPr>
        <w:t xml:space="preserve"> </w:t>
      </w:r>
      <w:r w:rsidRPr="00C93AF2">
        <w:rPr>
          <w:strike/>
          <w:color w:val="FF0000"/>
          <w:sz w:val="20"/>
        </w:rPr>
        <w:t>d.h.</w:t>
      </w:r>
      <w:r w:rsidRPr="00C93AF2">
        <w:rPr>
          <w:strike/>
          <w:color w:val="FF0000"/>
          <w:spacing w:val="-5"/>
          <w:sz w:val="20"/>
        </w:rPr>
        <w:t xml:space="preserve"> </w:t>
      </w:r>
      <w:r w:rsidRPr="00C93AF2">
        <w:rPr>
          <w:strike/>
          <w:color w:val="FF0000"/>
          <w:sz w:val="20"/>
        </w:rPr>
        <w:t>wer</w:t>
      </w:r>
      <w:r w:rsidRPr="00C93AF2">
        <w:rPr>
          <w:strike/>
          <w:color w:val="FF0000"/>
          <w:spacing w:val="-4"/>
          <w:sz w:val="20"/>
        </w:rPr>
        <w:t xml:space="preserve"> </w:t>
      </w:r>
      <w:r w:rsidRPr="00C93AF2">
        <w:rPr>
          <w:strike/>
          <w:color w:val="FF0000"/>
          <w:sz w:val="20"/>
        </w:rPr>
        <w:t>hat</w:t>
      </w:r>
      <w:r w:rsidRPr="00C93AF2">
        <w:rPr>
          <w:strike/>
          <w:color w:val="FF0000"/>
          <w:spacing w:val="-5"/>
          <w:sz w:val="20"/>
        </w:rPr>
        <w:t xml:space="preserve"> </w:t>
      </w:r>
      <w:r w:rsidRPr="00C93AF2">
        <w:rPr>
          <w:strike/>
          <w:color w:val="FF0000"/>
          <w:sz w:val="20"/>
        </w:rPr>
        <w:t>den</w:t>
      </w:r>
      <w:r w:rsidRPr="00C93AF2">
        <w:rPr>
          <w:strike/>
          <w:color w:val="FF0000"/>
          <w:spacing w:val="-4"/>
          <w:sz w:val="20"/>
        </w:rPr>
        <w:t xml:space="preserve"> </w:t>
      </w:r>
      <w:r w:rsidRPr="00C93AF2">
        <w:rPr>
          <w:strike/>
          <w:color w:val="FF0000"/>
          <w:sz w:val="20"/>
        </w:rPr>
        <w:t>Auftrag</w:t>
      </w:r>
      <w:r w:rsidRPr="00C93AF2">
        <w:rPr>
          <w:strike/>
          <w:color w:val="FF0000"/>
          <w:spacing w:val="-5"/>
          <w:sz w:val="20"/>
        </w:rPr>
        <w:t xml:space="preserve"> </w:t>
      </w:r>
      <w:r w:rsidRPr="00C93AF2">
        <w:rPr>
          <w:strike/>
          <w:color w:val="FF0000"/>
          <w:sz w:val="20"/>
        </w:rPr>
        <w:t>per</w:t>
      </w:r>
      <w:r w:rsidRPr="00C93AF2">
        <w:rPr>
          <w:strike/>
          <w:color w:val="FF0000"/>
          <w:spacing w:val="-5"/>
          <w:sz w:val="20"/>
        </w:rPr>
        <w:t xml:space="preserve"> </w:t>
      </w:r>
      <w:r w:rsidRPr="00C93AF2">
        <w:rPr>
          <w:strike/>
          <w:color w:val="FF0000"/>
          <w:sz w:val="20"/>
        </w:rPr>
        <w:t>Email</w:t>
      </w:r>
      <w:r w:rsidRPr="00C93AF2">
        <w:rPr>
          <w:strike/>
          <w:color w:val="FF0000"/>
          <w:spacing w:val="-4"/>
          <w:sz w:val="20"/>
        </w:rPr>
        <w:t xml:space="preserve"> </w:t>
      </w:r>
      <w:r w:rsidRPr="00C93AF2">
        <w:rPr>
          <w:strike/>
          <w:color w:val="FF0000"/>
          <w:spacing w:val="-2"/>
          <w:sz w:val="20"/>
        </w:rPr>
        <w:t>erteilt</w:t>
      </w:r>
    </w:p>
    <w:p w14:paraId="0F716C84" w14:textId="77777777" w:rsidR="00CE685D" w:rsidRPr="00C93AF2" w:rsidRDefault="001509BD">
      <w:pPr>
        <w:pStyle w:val="Listenabsatz"/>
        <w:numPr>
          <w:ilvl w:val="0"/>
          <w:numId w:val="1"/>
        </w:numPr>
        <w:tabs>
          <w:tab w:val="left" w:pos="738"/>
        </w:tabs>
        <w:spacing w:before="32"/>
        <w:ind w:hanging="284"/>
        <w:rPr>
          <w:strike/>
          <w:color w:val="FF0000"/>
          <w:sz w:val="20"/>
        </w:rPr>
      </w:pPr>
      <w:r w:rsidRPr="00C93AF2">
        <w:rPr>
          <w:strike/>
          <w:color w:val="FF0000"/>
          <w:sz w:val="20"/>
        </w:rPr>
        <w:t>Datum</w:t>
      </w:r>
      <w:r w:rsidRPr="00C93AF2">
        <w:rPr>
          <w:strike/>
          <w:color w:val="FF0000"/>
          <w:spacing w:val="-2"/>
          <w:sz w:val="20"/>
        </w:rPr>
        <w:t xml:space="preserve"> </w:t>
      </w:r>
      <w:r w:rsidRPr="00C93AF2">
        <w:rPr>
          <w:strike/>
          <w:color w:val="FF0000"/>
          <w:sz w:val="20"/>
        </w:rPr>
        <w:t>des</w:t>
      </w:r>
      <w:r w:rsidRPr="00C93AF2">
        <w:rPr>
          <w:strike/>
          <w:color w:val="FF0000"/>
          <w:spacing w:val="-2"/>
          <w:sz w:val="20"/>
        </w:rPr>
        <w:t xml:space="preserve"> Auftragseinganges</w:t>
      </w:r>
    </w:p>
    <w:p w14:paraId="0D5CB350" w14:textId="77777777" w:rsidR="00CE685D" w:rsidRPr="00C93AF2" w:rsidRDefault="001509BD">
      <w:pPr>
        <w:pStyle w:val="Listenabsatz"/>
        <w:numPr>
          <w:ilvl w:val="0"/>
          <w:numId w:val="1"/>
        </w:numPr>
        <w:tabs>
          <w:tab w:val="left" w:pos="738"/>
        </w:tabs>
        <w:spacing w:before="33"/>
        <w:ind w:hanging="284"/>
        <w:rPr>
          <w:strike/>
          <w:color w:val="FF0000"/>
          <w:sz w:val="20"/>
        </w:rPr>
      </w:pPr>
      <w:r w:rsidRPr="00C93AF2">
        <w:rPr>
          <w:strike/>
          <w:color w:val="FF0000"/>
          <w:sz w:val="20"/>
        </w:rPr>
        <w:t>Zeitpunkt</w:t>
      </w:r>
      <w:r w:rsidRPr="00C93AF2">
        <w:rPr>
          <w:strike/>
          <w:color w:val="FF0000"/>
          <w:spacing w:val="-7"/>
          <w:sz w:val="20"/>
        </w:rPr>
        <w:t xml:space="preserve"> </w:t>
      </w:r>
      <w:r w:rsidRPr="00C93AF2">
        <w:rPr>
          <w:strike/>
          <w:color w:val="FF0000"/>
          <w:sz w:val="20"/>
        </w:rPr>
        <w:t>des</w:t>
      </w:r>
      <w:r w:rsidRPr="00C93AF2">
        <w:rPr>
          <w:strike/>
          <w:color w:val="FF0000"/>
          <w:spacing w:val="-6"/>
          <w:sz w:val="20"/>
        </w:rPr>
        <w:t xml:space="preserve"> </w:t>
      </w:r>
      <w:r w:rsidRPr="00C93AF2">
        <w:rPr>
          <w:strike/>
          <w:color w:val="FF0000"/>
          <w:spacing w:val="-2"/>
          <w:sz w:val="20"/>
        </w:rPr>
        <w:t>Baubeginns</w:t>
      </w:r>
    </w:p>
    <w:p w14:paraId="3857AFBF" w14:textId="77777777" w:rsidR="00CE685D" w:rsidRPr="00C93AF2" w:rsidRDefault="001509BD">
      <w:pPr>
        <w:pStyle w:val="Listenabsatz"/>
        <w:numPr>
          <w:ilvl w:val="0"/>
          <w:numId w:val="1"/>
        </w:numPr>
        <w:tabs>
          <w:tab w:val="left" w:pos="738"/>
        </w:tabs>
        <w:spacing w:before="32"/>
        <w:ind w:hanging="284"/>
        <w:rPr>
          <w:strike/>
          <w:color w:val="FF0000"/>
          <w:sz w:val="20"/>
        </w:rPr>
      </w:pPr>
      <w:r w:rsidRPr="00C93AF2">
        <w:rPr>
          <w:strike/>
          <w:color w:val="FF0000"/>
          <w:sz w:val="20"/>
        </w:rPr>
        <w:t>Dauer</w:t>
      </w:r>
      <w:r w:rsidRPr="00C93AF2">
        <w:rPr>
          <w:strike/>
          <w:color w:val="FF0000"/>
          <w:spacing w:val="-5"/>
          <w:sz w:val="20"/>
        </w:rPr>
        <w:t xml:space="preserve"> </w:t>
      </w:r>
      <w:r w:rsidRPr="00C93AF2">
        <w:rPr>
          <w:strike/>
          <w:color w:val="FF0000"/>
          <w:sz w:val="20"/>
        </w:rPr>
        <w:t>der</w:t>
      </w:r>
      <w:r w:rsidRPr="00C93AF2">
        <w:rPr>
          <w:strike/>
          <w:color w:val="FF0000"/>
          <w:spacing w:val="-3"/>
          <w:sz w:val="20"/>
        </w:rPr>
        <w:t xml:space="preserve"> </w:t>
      </w:r>
      <w:r w:rsidRPr="00C93AF2">
        <w:rPr>
          <w:strike/>
          <w:color w:val="FF0000"/>
          <w:spacing w:val="-2"/>
          <w:sz w:val="20"/>
        </w:rPr>
        <w:t>Bautätigkeit</w:t>
      </w:r>
      <w:commentRangeEnd w:id="6"/>
      <w:r w:rsidR="00C93AF2">
        <w:rPr>
          <w:rStyle w:val="Kommentarzeichen"/>
        </w:rPr>
        <w:commentReference w:id="6"/>
      </w:r>
    </w:p>
    <w:p w14:paraId="16FE0842" w14:textId="77777777" w:rsidR="00CE685D" w:rsidRDefault="00CE685D">
      <w:pPr>
        <w:pStyle w:val="Textkrper"/>
        <w:spacing w:before="83"/>
      </w:pPr>
    </w:p>
    <w:p w14:paraId="2A8F8599" w14:textId="1F0FAFA3" w:rsidR="00CE685D" w:rsidRDefault="001509BD">
      <w:pPr>
        <w:pStyle w:val="Textkrper"/>
        <w:spacing w:line="292" w:lineRule="auto"/>
        <w:ind w:left="454"/>
      </w:pPr>
      <w:r>
        <w:t>Sollte</w:t>
      </w:r>
      <w:r>
        <w:rPr>
          <w:spacing w:val="-3"/>
        </w:rPr>
        <w:t xml:space="preserve"> </w:t>
      </w:r>
      <w:r>
        <w:t>auf</w:t>
      </w:r>
      <w:r>
        <w:rPr>
          <w:spacing w:val="-3"/>
        </w:rPr>
        <w:t xml:space="preserve"> </w:t>
      </w:r>
      <w:r>
        <w:t>Grund</w:t>
      </w:r>
      <w:r>
        <w:rPr>
          <w:spacing w:val="-3"/>
        </w:rPr>
        <w:t xml:space="preserve"> </w:t>
      </w:r>
      <w:r>
        <w:t>von</w:t>
      </w:r>
      <w:r>
        <w:rPr>
          <w:spacing w:val="-3"/>
        </w:rPr>
        <w:t xml:space="preserve"> </w:t>
      </w:r>
      <w:r>
        <w:t>Gefahr</w:t>
      </w:r>
      <w:r>
        <w:rPr>
          <w:spacing w:val="-2"/>
        </w:rPr>
        <w:t xml:space="preserve"> </w:t>
      </w:r>
      <w:r>
        <w:t>in</w:t>
      </w:r>
      <w:r>
        <w:rPr>
          <w:spacing w:val="-3"/>
        </w:rPr>
        <w:t xml:space="preserve"> </w:t>
      </w:r>
      <w:r>
        <w:t>Verzug</w:t>
      </w:r>
      <w:r>
        <w:rPr>
          <w:spacing w:val="-3"/>
        </w:rPr>
        <w:t xml:space="preserve"> </w:t>
      </w:r>
      <w:r>
        <w:t>die</w:t>
      </w:r>
      <w:r>
        <w:rPr>
          <w:spacing w:val="-3"/>
        </w:rPr>
        <w:t xml:space="preserve"> </w:t>
      </w:r>
      <w:r>
        <w:t>Leistung</w:t>
      </w:r>
      <w:r>
        <w:rPr>
          <w:spacing w:val="-3"/>
        </w:rPr>
        <w:t xml:space="preserve"> </w:t>
      </w:r>
      <w:r>
        <w:t>vor</w:t>
      </w:r>
      <w:r>
        <w:rPr>
          <w:spacing w:val="-3"/>
        </w:rPr>
        <w:t xml:space="preserve"> </w:t>
      </w:r>
      <w:r>
        <w:t>der</w:t>
      </w:r>
      <w:r>
        <w:rPr>
          <w:spacing w:val="-3"/>
        </w:rPr>
        <w:t xml:space="preserve"> </w:t>
      </w:r>
      <w:r>
        <w:t>schriftlichen</w:t>
      </w:r>
      <w:r>
        <w:rPr>
          <w:spacing w:val="-3"/>
        </w:rPr>
        <w:t xml:space="preserve"> </w:t>
      </w:r>
      <w:r>
        <w:t>Beauftragung</w:t>
      </w:r>
      <w:r>
        <w:rPr>
          <w:spacing w:val="-4"/>
        </w:rPr>
        <w:t xml:space="preserve"> </w:t>
      </w:r>
      <w:r>
        <w:t>und</w:t>
      </w:r>
      <w:r>
        <w:rPr>
          <w:spacing w:val="-3"/>
        </w:rPr>
        <w:t xml:space="preserve"> </w:t>
      </w:r>
      <w:r>
        <w:t>Auftragsbestätigung erfolgt sein, so ist dies innerhalb von zehn (10) Arbeitstagen nachzuholen.</w:t>
      </w:r>
    </w:p>
    <w:p w14:paraId="5F050C35" w14:textId="77777777" w:rsidR="00CE685D" w:rsidRDefault="00CE685D">
      <w:pPr>
        <w:pStyle w:val="Textkrper"/>
        <w:spacing w:before="169"/>
      </w:pPr>
    </w:p>
    <w:p w14:paraId="5FB22DFC" w14:textId="77777777" w:rsidR="00CE685D" w:rsidRPr="00C93AF2" w:rsidRDefault="001509BD">
      <w:pPr>
        <w:pStyle w:val="Textkrper"/>
        <w:ind w:left="455"/>
        <w:rPr>
          <w:b/>
          <w:bCs/>
        </w:rPr>
      </w:pPr>
      <w:r w:rsidRPr="00C93AF2">
        <w:rPr>
          <w:b/>
          <w:bCs/>
          <w:spacing w:val="-2"/>
        </w:rPr>
        <w:t>Ausführung</w:t>
      </w:r>
    </w:p>
    <w:p w14:paraId="519B097E" w14:textId="77777777" w:rsidR="00CE685D" w:rsidRDefault="001509BD">
      <w:pPr>
        <w:pStyle w:val="Textkrper"/>
        <w:spacing w:before="169" w:line="292" w:lineRule="auto"/>
        <w:ind w:left="455" w:right="368"/>
      </w:pPr>
      <w:r>
        <w:t>Sofern keine gesonderten Vereinbarungen zwischen der TH Köln und dem AN für einen Baubeginn</w:t>
      </w:r>
      <w:r>
        <w:rPr>
          <w:spacing w:val="40"/>
        </w:rPr>
        <w:t xml:space="preserve"> </w:t>
      </w:r>
      <w:r>
        <w:t>getroffen werden, gilt für einen Einzelauftrag folgende Vereinbarung zur Ausführung:</w:t>
      </w:r>
    </w:p>
    <w:p w14:paraId="43C804A9" w14:textId="77777777" w:rsidR="00CE685D" w:rsidRDefault="001509BD">
      <w:pPr>
        <w:pStyle w:val="Listenabsatz"/>
        <w:numPr>
          <w:ilvl w:val="0"/>
          <w:numId w:val="1"/>
        </w:numPr>
        <w:tabs>
          <w:tab w:val="left" w:pos="737"/>
        </w:tabs>
        <w:spacing w:line="247" w:lineRule="exact"/>
        <w:ind w:left="737" w:hanging="282"/>
        <w:rPr>
          <w:sz w:val="20"/>
        </w:rPr>
      </w:pPr>
      <w:r>
        <w:rPr>
          <w:sz w:val="20"/>
        </w:rPr>
        <w:t>Beginn</w:t>
      </w:r>
      <w:r>
        <w:rPr>
          <w:spacing w:val="-8"/>
          <w:sz w:val="20"/>
        </w:rPr>
        <w:t xml:space="preserve"> </w:t>
      </w:r>
      <w:r>
        <w:rPr>
          <w:sz w:val="20"/>
        </w:rPr>
        <w:t>der</w:t>
      </w:r>
      <w:r>
        <w:rPr>
          <w:spacing w:val="-6"/>
          <w:sz w:val="20"/>
        </w:rPr>
        <w:t xml:space="preserve"> </w:t>
      </w:r>
      <w:r>
        <w:rPr>
          <w:sz w:val="20"/>
        </w:rPr>
        <w:t>Bautätigkeit</w:t>
      </w:r>
      <w:r>
        <w:rPr>
          <w:spacing w:val="-6"/>
          <w:sz w:val="20"/>
        </w:rPr>
        <w:t xml:space="preserve"> </w:t>
      </w:r>
      <w:r>
        <w:rPr>
          <w:sz w:val="20"/>
        </w:rPr>
        <w:t>spätestens</w:t>
      </w:r>
      <w:r>
        <w:rPr>
          <w:spacing w:val="-5"/>
          <w:sz w:val="20"/>
        </w:rPr>
        <w:t xml:space="preserve"> </w:t>
      </w:r>
      <w:r>
        <w:rPr>
          <w:sz w:val="20"/>
        </w:rPr>
        <w:t>8</w:t>
      </w:r>
      <w:r>
        <w:rPr>
          <w:spacing w:val="-6"/>
          <w:sz w:val="20"/>
        </w:rPr>
        <w:t xml:space="preserve"> </w:t>
      </w:r>
      <w:r>
        <w:rPr>
          <w:sz w:val="20"/>
        </w:rPr>
        <w:t>Arbeitstage</w:t>
      </w:r>
      <w:r>
        <w:rPr>
          <w:spacing w:val="-6"/>
          <w:sz w:val="20"/>
        </w:rPr>
        <w:t xml:space="preserve"> </w:t>
      </w:r>
      <w:r>
        <w:rPr>
          <w:sz w:val="20"/>
        </w:rPr>
        <w:t>nach</w:t>
      </w:r>
      <w:r>
        <w:rPr>
          <w:spacing w:val="-5"/>
          <w:sz w:val="20"/>
        </w:rPr>
        <w:t xml:space="preserve"> </w:t>
      </w:r>
      <w:r>
        <w:rPr>
          <w:spacing w:val="-2"/>
          <w:sz w:val="20"/>
        </w:rPr>
        <w:t>Auftragsbestätigung</w:t>
      </w:r>
    </w:p>
    <w:p w14:paraId="6B6791B9" w14:textId="77777777" w:rsidR="00CE685D" w:rsidRDefault="00CE685D">
      <w:pPr>
        <w:pStyle w:val="Textkrper"/>
      </w:pPr>
    </w:p>
    <w:p w14:paraId="7F4E473C" w14:textId="77777777" w:rsidR="00CE685D" w:rsidRDefault="00CE685D">
      <w:pPr>
        <w:pStyle w:val="Textkrper"/>
        <w:spacing w:before="73"/>
      </w:pPr>
    </w:p>
    <w:p w14:paraId="790FD1B0" w14:textId="77777777" w:rsidR="00CE685D" w:rsidRDefault="001509BD">
      <w:pPr>
        <w:pStyle w:val="berschrift2"/>
        <w:numPr>
          <w:ilvl w:val="1"/>
          <w:numId w:val="2"/>
        </w:numPr>
        <w:tabs>
          <w:tab w:val="left" w:pos="607"/>
        </w:tabs>
        <w:ind w:hanging="578"/>
      </w:pPr>
      <w:r>
        <w:t>Anforderungen</w:t>
      </w:r>
      <w:r>
        <w:rPr>
          <w:spacing w:val="-8"/>
        </w:rPr>
        <w:t xml:space="preserve"> </w:t>
      </w:r>
      <w:r>
        <w:t>an</w:t>
      </w:r>
      <w:r>
        <w:rPr>
          <w:spacing w:val="-7"/>
        </w:rPr>
        <w:t xml:space="preserve"> </w:t>
      </w:r>
      <w:r>
        <w:t>den</w:t>
      </w:r>
      <w:r>
        <w:rPr>
          <w:spacing w:val="-7"/>
        </w:rPr>
        <w:t xml:space="preserve"> </w:t>
      </w:r>
      <w:r>
        <w:rPr>
          <w:spacing w:val="-2"/>
        </w:rPr>
        <w:t>Auftragnehmer</w:t>
      </w:r>
    </w:p>
    <w:p w14:paraId="6EEC47BE" w14:textId="77777777" w:rsidR="00CE685D" w:rsidRDefault="001509BD">
      <w:pPr>
        <w:pStyle w:val="Textkrper"/>
        <w:spacing w:before="167" w:line="293" w:lineRule="auto"/>
        <w:ind w:left="459" w:right="561"/>
        <w:jc w:val="both"/>
        <w:pPrChange w:id="8" w:author="Ingeborg Roggendorf (iroggend)" w:date="2025-11-28T14:27:00Z">
          <w:pPr>
            <w:pStyle w:val="Textkrper"/>
            <w:spacing w:before="167" w:line="292" w:lineRule="auto"/>
            <w:ind w:left="461" w:right="560"/>
            <w:jc w:val="both"/>
          </w:pPr>
        </w:pPrChange>
      </w:pPr>
      <w:r>
        <w:t>Anzugeben ist die Anzahl der beschäftigten Facharbeiter (z. B. Meister, Gesellen und Helfer) ohne Verwaltungspersonal,</w:t>
      </w:r>
      <w:r>
        <w:rPr>
          <w:spacing w:val="-14"/>
        </w:rPr>
        <w:t xml:space="preserve"> </w:t>
      </w:r>
      <w:r>
        <w:t>die</w:t>
      </w:r>
      <w:r>
        <w:rPr>
          <w:spacing w:val="-14"/>
        </w:rPr>
        <w:t xml:space="preserve"> </w:t>
      </w:r>
      <w:r>
        <w:t>für</w:t>
      </w:r>
      <w:r>
        <w:rPr>
          <w:spacing w:val="-14"/>
        </w:rPr>
        <w:t xml:space="preserve"> </w:t>
      </w:r>
      <w:r>
        <w:t>die</w:t>
      </w:r>
      <w:r>
        <w:rPr>
          <w:spacing w:val="-14"/>
        </w:rPr>
        <w:t xml:space="preserve"> </w:t>
      </w:r>
      <w:r>
        <w:t>Hochschule</w:t>
      </w:r>
      <w:r>
        <w:rPr>
          <w:spacing w:val="-14"/>
        </w:rPr>
        <w:t xml:space="preserve"> </w:t>
      </w:r>
      <w:r>
        <w:t>verfügbar</w:t>
      </w:r>
      <w:r>
        <w:rPr>
          <w:spacing w:val="-14"/>
        </w:rPr>
        <w:t xml:space="preserve"> </w:t>
      </w:r>
      <w:r>
        <w:t>sind</w:t>
      </w:r>
      <w:r>
        <w:rPr>
          <w:spacing w:val="-14"/>
        </w:rPr>
        <w:t xml:space="preserve"> </w:t>
      </w:r>
      <w:commentRangeStart w:id="9"/>
      <w:commentRangeStart w:id="10"/>
      <w:r>
        <w:t>(s.a.</w:t>
      </w:r>
      <w:r>
        <w:rPr>
          <w:spacing w:val="-14"/>
        </w:rPr>
        <w:t xml:space="preserve"> </w:t>
      </w:r>
      <w:r>
        <w:t>Anlage</w:t>
      </w:r>
      <w:r>
        <w:rPr>
          <w:spacing w:val="-14"/>
        </w:rPr>
        <w:t xml:space="preserve"> </w:t>
      </w:r>
      <w:r>
        <w:t>28</w:t>
      </w:r>
      <w:r>
        <w:rPr>
          <w:spacing w:val="-13"/>
        </w:rPr>
        <w:t xml:space="preserve"> </w:t>
      </w:r>
      <w:r>
        <w:t>Unternehmensdarstellung</w:t>
      </w:r>
      <w:commentRangeEnd w:id="9"/>
      <w:r w:rsidR="00C93AF2">
        <w:rPr>
          <w:rStyle w:val="Kommentarzeichen"/>
        </w:rPr>
        <w:commentReference w:id="9"/>
      </w:r>
      <w:commentRangeEnd w:id="10"/>
      <w:r w:rsidR="00430528">
        <w:rPr>
          <w:rStyle w:val="Kommentarzeichen"/>
        </w:rPr>
        <w:commentReference w:id="10"/>
      </w:r>
      <w:r>
        <w:t>).</w:t>
      </w:r>
    </w:p>
    <w:p w14:paraId="79893922" w14:textId="663E50AC" w:rsidR="00CE685D" w:rsidRDefault="001509BD">
      <w:pPr>
        <w:pStyle w:val="Textkrper"/>
        <w:spacing w:before="118" w:line="292" w:lineRule="auto"/>
        <w:ind w:left="461" w:right="561"/>
        <w:jc w:val="both"/>
      </w:pPr>
      <w:r>
        <w:t xml:space="preserve">Es werden nur solche Firmen in die Wertung einbezogen, </w:t>
      </w:r>
      <w:commentRangeStart w:id="12"/>
      <w:commentRangeStart w:id="13"/>
      <w:r>
        <w:t>welche die Anzahl der Beschäftigten Facharbeiter</w:t>
      </w:r>
      <w:r>
        <w:rPr>
          <w:spacing w:val="-3"/>
        </w:rPr>
        <w:t xml:space="preserve"> </w:t>
      </w:r>
      <w:r>
        <w:t>angeben</w:t>
      </w:r>
      <w:r>
        <w:rPr>
          <w:spacing w:val="-3"/>
        </w:rPr>
        <w:t xml:space="preserve"> </w:t>
      </w:r>
      <w:r>
        <w:t>(§</w:t>
      </w:r>
      <w:r>
        <w:rPr>
          <w:spacing w:val="-3"/>
        </w:rPr>
        <w:t xml:space="preserve"> </w:t>
      </w:r>
      <w:r>
        <w:t>25</w:t>
      </w:r>
      <w:r>
        <w:rPr>
          <w:spacing w:val="-3"/>
        </w:rPr>
        <w:t xml:space="preserve"> </w:t>
      </w:r>
      <w:r>
        <w:t>Nr.</w:t>
      </w:r>
      <w:r>
        <w:rPr>
          <w:spacing w:val="-3"/>
        </w:rPr>
        <w:t xml:space="preserve"> </w:t>
      </w:r>
      <w:r>
        <w:t>1</w:t>
      </w:r>
      <w:r>
        <w:rPr>
          <w:spacing w:val="-3"/>
        </w:rPr>
        <w:t xml:space="preserve"> </w:t>
      </w:r>
      <w:r>
        <w:t>(1)</w:t>
      </w:r>
      <w:r>
        <w:rPr>
          <w:spacing w:val="-3"/>
        </w:rPr>
        <w:t xml:space="preserve"> </w:t>
      </w:r>
      <w:r>
        <w:t>b</w:t>
      </w:r>
      <w:r>
        <w:rPr>
          <w:spacing w:val="-3"/>
        </w:rPr>
        <w:t xml:space="preserve"> </w:t>
      </w:r>
      <w:r>
        <w:t>VOB/A).</w:t>
      </w:r>
      <w:r>
        <w:rPr>
          <w:spacing w:val="-3"/>
        </w:rPr>
        <w:t xml:space="preserve"> </w:t>
      </w:r>
      <w:r>
        <w:t>Wir</w:t>
      </w:r>
      <w:r>
        <w:rPr>
          <w:spacing w:val="-3"/>
        </w:rPr>
        <w:t xml:space="preserve"> </w:t>
      </w:r>
      <w:r>
        <w:t>setzen</w:t>
      </w:r>
      <w:r>
        <w:rPr>
          <w:spacing w:val="-3"/>
        </w:rPr>
        <w:t xml:space="preserve"> </w:t>
      </w:r>
      <w:r>
        <w:t>aufgrund</w:t>
      </w:r>
      <w:r>
        <w:rPr>
          <w:spacing w:val="-3"/>
        </w:rPr>
        <w:t xml:space="preserve"> </w:t>
      </w:r>
      <w:r>
        <w:t>des</w:t>
      </w:r>
      <w:r>
        <w:rPr>
          <w:spacing w:val="-3"/>
        </w:rPr>
        <w:t xml:space="preserve"> </w:t>
      </w:r>
      <w:r>
        <w:t>hohen</w:t>
      </w:r>
      <w:r>
        <w:rPr>
          <w:spacing w:val="-3"/>
        </w:rPr>
        <w:t xml:space="preserve"> </w:t>
      </w:r>
      <w:r>
        <w:t>Auftragsvolumens</w:t>
      </w:r>
      <w:r>
        <w:rPr>
          <w:spacing w:val="-2"/>
        </w:rPr>
        <w:t xml:space="preserve"> </w:t>
      </w:r>
      <w:r w:rsidR="003E5A03">
        <w:t>voraus</w:t>
      </w:r>
      <w:r>
        <w:t>, dass mindestens 1 Meister oder Techniker, 4 Gesellen (inkl. mind. 1 Obermonteur) und 1 Helfer zur Verfügung stehen.</w:t>
      </w:r>
      <w:commentRangeEnd w:id="12"/>
      <w:r w:rsidR="00C93AF2">
        <w:rPr>
          <w:rStyle w:val="Kommentarzeichen"/>
        </w:rPr>
        <w:commentReference w:id="12"/>
      </w:r>
      <w:commentRangeEnd w:id="13"/>
      <w:r w:rsidR="003F79E3">
        <w:rPr>
          <w:rStyle w:val="Kommentarzeichen"/>
        </w:rPr>
        <w:commentReference w:id="13"/>
      </w:r>
    </w:p>
    <w:p w14:paraId="2061C9F6" w14:textId="40CC8C79" w:rsidR="00CE685D" w:rsidRDefault="001509BD">
      <w:pPr>
        <w:pStyle w:val="Textkrper"/>
        <w:spacing w:before="118" w:line="292" w:lineRule="auto"/>
        <w:ind w:left="461" w:right="562"/>
        <w:jc w:val="both"/>
      </w:pPr>
      <w:r>
        <w:t>Nach Angebotseröffnung und Wertung behalten wir uns vor, über die o.g. Angaben einen Nachweis (z.B.</w:t>
      </w:r>
      <w:r>
        <w:rPr>
          <w:spacing w:val="-4"/>
        </w:rPr>
        <w:t xml:space="preserve"> </w:t>
      </w:r>
      <w:r>
        <w:t>Meldung</w:t>
      </w:r>
      <w:r>
        <w:rPr>
          <w:spacing w:val="-4"/>
        </w:rPr>
        <w:t xml:space="preserve"> </w:t>
      </w:r>
      <w:r>
        <w:t>an</w:t>
      </w:r>
      <w:r>
        <w:rPr>
          <w:spacing w:val="-4"/>
        </w:rPr>
        <w:t xml:space="preserve"> </w:t>
      </w:r>
      <w:r>
        <w:t>die</w:t>
      </w:r>
      <w:r>
        <w:rPr>
          <w:spacing w:val="-4"/>
        </w:rPr>
        <w:t xml:space="preserve"> </w:t>
      </w:r>
      <w:r>
        <w:t>BG)</w:t>
      </w:r>
      <w:r>
        <w:rPr>
          <w:spacing w:val="-5"/>
        </w:rPr>
        <w:t xml:space="preserve"> </w:t>
      </w:r>
      <w:r>
        <w:t>zu</w:t>
      </w:r>
      <w:r>
        <w:rPr>
          <w:spacing w:val="-4"/>
        </w:rPr>
        <w:t xml:space="preserve"> </w:t>
      </w:r>
      <w:r>
        <w:t>fordern</w:t>
      </w:r>
      <w:commentRangeStart w:id="14"/>
      <w:r>
        <w:t>.</w:t>
      </w:r>
      <w:r>
        <w:rPr>
          <w:spacing w:val="-4"/>
        </w:rPr>
        <w:t xml:space="preserve"> </w:t>
      </w:r>
      <w:r>
        <w:t>Die</w:t>
      </w:r>
      <w:r>
        <w:rPr>
          <w:spacing w:val="-4"/>
        </w:rPr>
        <w:t xml:space="preserve"> </w:t>
      </w:r>
      <w:r>
        <w:t>Wertung</w:t>
      </w:r>
      <w:r>
        <w:rPr>
          <w:spacing w:val="-4"/>
        </w:rPr>
        <w:t xml:space="preserve"> </w:t>
      </w:r>
      <w:r>
        <w:t>erfolgt</w:t>
      </w:r>
      <w:r>
        <w:rPr>
          <w:spacing w:val="-4"/>
        </w:rPr>
        <w:t xml:space="preserve"> </w:t>
      </w:r>
      <w:r w:rsidRPr="00C93AF2">
        <w:t>im</w:t>
      </w:r>
      <w:r w:rsidRPr="00C93AF2">
        <w:rPr>
          <w:spacing w:val="-4"/>
        </w:rPr>
        <w:t xml:space="preserve"> </w:t>
      </w:r>
      <w:r w:rsidRPr="00C93AF2">
        <w:t>Verhältnis</w:t>
      </w:r>
      <w:r w:rsidRPr="00C93AF2">
        <w:rPr>
          <w:spacing w:val="-4"/>
        </w:rPr>
        <w:t xml:space="preserve"> </w:t>
      </w:r>
      <w:r w:rsidRPr="00C93AF2">
        <w:t>45/40/15</w:t>
      </w:r>
      <w:r w:rsidRPr="00C93AF2">
        <w:rPr>
          <w:spacing w:val="-5"/>
        </w:rPr>
        <w:t xml:space="preserve"> </w:t>
      </w:r>
      <w:r>
        <w:t>(Lohnkosten,</w:t>
      </w:r>
      <w:r>
        <w:rPr>
          <w:spacing w:val="-4"/>
        </w:rPr>
        <w:t xml:space="preserve"> </w:t>
      </w:r>
      <w:r>
        <w:t>Leistungen</w:t>
      </w:r>
      <w:r>
        <w:rPr>
          <w:spacing w:val="-9"/>
        </w:rPr>
        <w:t xml:space="preserve"> </w:t>
      </w:r>
      <w:r>
        <w:t>nach</w:t>
      </w:r>
      <w:r>
        <w:rPr>
          <w:spacing w:val="-9"/>
        </w:rPr>
        <w:t xml:space="preserve"> </w:t>
      </w:r>
      <w:r>
        <w:t>StLb.,</w:t>
      </w:r>
      <w:r>
        <w:rPr>
          <w:spacing w:val="-9"/>
        </w:rPr>
        <w:t xml:space="preserve"> </w:t>
      </w:r>
      <w:r>
        <w:t>Materialkosten).</w:t>
      </w:r>
      <w:commentRangeEnd w:id="14"/>
      <w:r w:rsidR="00C93AF2">
        <w:rPr>
          <w:rStyle w:val="Kommentarzeichen"/>
        </w:rPr>
        <w:commentReference w:id="14"/>
      </w:r>
      <w:r>
        <w:rPr>
          <w:spacing w:val="-9"/>
        </w:rPr>
        <w:t xml:space="preserve"> </w:t>
      </w:r>
      <w:r>
        <w:t>Die</w:t>
      </w:r>
      <w:r>
        <w:rPr>
          <w:spacing w:val="-9"/>
        </w:rPr>
        <w:t xml:space="preserve"> </w:t>
      </w:r>
      <w:r>
        <w:t>Rechnungsstellung</w:t>
      </w:r>
      <w:r>
        <w:rPr>
          <w:spacing w:val="-9"/>
        </w:rPr>
        <w:t xml:space="preserve"> </w:t>
      </w:r>
      <w:r w:rsidR="003E5A03">
        <w:t>erfolgt vorrangig</w:t>
      </w:r>
      <w:r>
        <w:rPr>
          <w:spacing w:val="-9"/>
        </w:rPr>
        <w:t xml:space="preserve"> </w:t>
      </w:r>
      <w:r>
        <w:t>nach</w:t>
      </w:r>
      <w:r>
        <w:rPr>
          <w:spacing w:val="-9"/>
        </w:rPr>
        <w:t xml:space="preserve"> </w:t>
      </w:r>
      <w:r>
        <w:t>Standardleistungs</w:t>
      </w:r>
      <w:r>
        <w:rPr>
          <w:spacing w:val="-2"/>
        </w:rPr>
        <w:t>buch.</w:t>
      </w:r>
    </w:p>
    <w:p w14:paraId="628D988A" w14:textId="6B8FC318" w:rsidR="00CE685D" w:rsidRDefault="001509BD">
      <w:pPr>
        <w:pStyle w:val="Textkrper"/>
        <w:spacing w:before="118" w:line="292" w:lineRule="auto"/>
        <w:ind w:left="461" w:right="559"/>
        <w:jc w:val="both"/>
      </w:pPr>
      <w:commentRangeStart w:id="15"/>
      <w:commentRangeStart w:id="16"/>
      <w:r>
        <w:t xml:space="preserve">Der Auftragnehmer hat bei </w:t>
      </w:r>
      <w:r w:rsidR="003E5A03">
        <w:t>Vertragsabschluss</w:t>
      </w:r>
      <w:r>
        <w:t xml:space="preserve"> einen Bauleiter zu benennen, der jede einzelne Maß</w:t>
      </w:r>
      <w:r w:rsidR="003E5A03">
        <w:t>n</w:t>
      </w:r>
      <w:r>
        <w:t>ahme</w:t>
      </w:r>
      <w:r>
        <w:rPr>
          <w:spacing w:val="-3"/>
        </w:rPr>
        <w:t xml:space="preserve"> </w:t>
      </w:r>
      <w:r>
        <w:t>bis</w:t>
      </w:r>
      <w:r>
        <w:rPr>
          <w:spacing w:val="-4"/>
        </w:rPr>
        <w:t xml:space="preserve"> </w:t>
      </w:r>
      <w:r>
        <w:t>zum</w:t>
      </w:r>
      <w:r>
        <w:rPr>
          <w:spacing w:val="-3"/>
        </w:rPr>
        <w:t xml:space="preserve"> </w:t>
      </w:r>
      <w:r>
        <w:t>Abschluss</w:t>
      </w:r>
      <w:r>
        <w:rPr>
          <w:spacing w:val="-4"/>
        </w:rPr>
        <w:t xml:space="preserve"> </w:t>
      </w:r>
      <w:r>
        <w:t>betreut.</w:t>
      </w:r>
      <w:r>
        <w:rPr>
          <w:spacing w:val="-3"/>
        </w:rPr>
        <w:t xml:space="preserve"> </w:t>
      </w:r>
      <w:r>
        <w:t>Sollte</w:t>
      </w:r>
      <w:r>
        <w:rPr>
          <w:spacing w:val="-3"/>
        </w:rPr>
        <w:t xml:space="preserve"> </w:t>
      </w:r>
      <w:r>
        <w:t>durch</w:t>
      </w:r>
      <w:r>
        <w:rPr>
          <w:spacing w:val="-3"/>
        </w:rPr>
        <w:t xml:space="preserve"> </w:t>
      </w:r>
      <w:r>
        <w:t>unvorhergesehene</w:t>
      </w:r>
      <w:r>
        <w:rPr>
          <w:spacing w:val="-4"/>
        </w:rPr>
        <w:t xml:space="preserve"> </w:t>
      </w:r>
      <w:r>
        <w:t>Umstände</w:t>
      </w:r>
      <w:r>
        <w:rPr>
          <w:spacing w:val="-4"/>
        </w:rPr>
        <w:t xml:space="preserve"> </w:t>
      </w:r>
      <w:r>
        <w:t>ein</w:t>
      </w:r>
      <w:r>
        <w:rPr>
          <w:spacing w:val="-3"/>
        </w:rPr>
        <w:t xml:space="preserve"> </w:t>
      </w:r>
      <w:r>
        <w:t>Wechsel</w:t>
      </w:r>
      <w:r>
        <w:rPr>
          <w:spacing w:val="-3"/>
        </w:rPr>
        <w:t xml:space="preserve"> </w:t>
      </w:r>
      <w:r>
        <w:t>dieser</w:t>
      </w:r>
      <w:r>
        <w:rPr>
          <w:spacing w:val="-2"/>
        </w:rPr>
        <w:t xml:space="preserve"> </w:t>
      </w:r>
      <w:r>
        <w:t>Person erforderlich werden, darf dies erst nach Einarbeitung des Nachfolgers erfolgen.</w:t>
      </w:r>
      <w:commentRangeEnd w:id="15"/>
      <w:r w:rsidR="00C93AF2">
        <w:rPr>
          <w:rStyle w:val="Kommentarzeichen"/>
        </w:rPr>
        <w:commentReference w:id="15"/>
      </w:r>
      <w:commentRangeEnd w:id="16"/>
      <w:r w:rsidR="003F79E3">
        <w:rPr>
          <w:rStyle w:val="Kommentarzeichen"/>
        </w:rPr>
        <w:commentReference w:id="16"/>
      </w:r>
    </w:p>
    <w:p w14:paraId="6D21CC7C" w14:textId="77777777" w:rsidR="00CE685D" w:rsidRDefault="001509BD">
      <w:pPr>
        <w:pStyle w:val="Textkrper"/>
        <w:spacing w:before="118" w:line="292" w:lineRule="auto"/>
        <w:ind w:left="461" w:right="563"/>
        <w:jc w:val="both"/>
      </w:pPr>
      <w:r>
        <w:t xml:space="preserve">Es wird auch zur Beauftragung von über das Standardleistungsbuch hinausgehenden höherwertigen Arbeiten kommen, welche durch entsprechendes Fachpersonal (Geselle oder Meister) auszuführen </w:t>
      </w:r>
      <w:r>
        <w:rPr>
          <w:spacing w:val="-2"/>
        </w:rPr>
        <w:t>sind.</w:t>
      </w:r>
    </w:p>
    <w:p w14:paraId="44AE8F88" w14:textId="77777777" w:rsidR="00CE685D" w:rsidRDefault="00CE685D">
      <w:pPr>
        <w:pStyle w:val="Textkrper"/>
        <w:spacing w:line="292" w:lineRule="auto"/>
        <w:jc w:val="both"/>
        <w:sectPr w:rsidR="00CE685D">
          <w:pgSz w:w="11910" w:h="16840"/>
          <w:pgMar w:top="540" w:right="566" w:bottom="960" w:left="1275" w:header="0" w:footer="761" w:gutter="0"/>
          <w:cols w:space="720"/>
        </w:sectPr>
      </w:pPr>
    </w:p>
    <w:p w14:paraId="77C53031" w14:textId="0219B2F9" w:rsidR="00CE685D" w:rsidRDefault="001509BD">
      <w:pPr>
        <w:pStyle w:val="Textkrper"/>
        <w:spacing w:before="64" w:line="292" w:lineRule="auto"/>
        <w:ind w:left="461" w:right="562"/>
        <w:jc w:val="both"/>
      </w:pPr>
      <w:r>
        <w:lastRenderedPageBreak/>
        <w:t>Der Auftragnehmer muss Elektrofachkräfte bei Bedarf zur Verfügung stellen, die gemäß TRBS 1203 als</w:t>
      </w:r>
      <w:r>
        <w:rPr>
          <w:spacing w:val="-8"/>
        </w:rPr>
        <w:t xml:space="preserve"> </w:t>
      </w:r>
      <w:r>
        <w:t>befähigte</w:t>
      </w:r>
      <w:r>
        <w:rPr>
          <w:spacing w:val="-9"/>
        </w:rPr>
        <w:t xml:space="preserve"> </w:t>
      </w:r>
      <w:r>
        <w:t>Personen</w:t>
      </w:r>
      <w:r>
        <w:rPr>
          <w:spacing w:val="-8"/>
        </w:rPr>
        <w:t xml:space="preserve"> </w:t>
      </w:r>
      <w:r>
        <w:t>gelten</w:t>
      </w:r>
      <w:r>
        <w:rPr>
          <w:spacing w:val="-8"/>
        </w:rPr>
        <w:t xml:space="preserve"> </w:t>
      </w:r>
      <w:r>
        <w:t>und</w:t>
      </w:r>
      <w:r>
        <w:rPr>
          <w:spacing w:val="-9"/>
        </w:rPr>
        <w:t xml:space="preserve"> </w:t>
      </w:r>
      <w:r>
        <w:t>die</w:t>
      </w:r>
      <w:r>
        <w:rPr>
          <w:spacing w:val="-8"/>
        </w:rPr>
        <w:t xml:space="preserve"> </w:t>
      </w:r>
      <w:r>
        <w:t>Prüfungen</w:t>
      </w:r>
      <w:r>
        <w:rPr>
          <w:spacing w:val="-8"/>
        </w:rPr>
        <w:t xml:space="preserve"> </w:t>
      </w:r>
      <w:r>
        <w:t>nach</w:t>
      </w:r>
      <w:r>
        <w:rPr>
          <w:spacing w:val="-7"/>
        </w:rPr>
        <w:t xml:space="preserve"> </w:t>
      </w:r>
      <w:r>
        <w:t>DIN</w:t>
      </w:r>
      <w:r>
        <w:rPr>
          <w:spacing w:val="-8"/>
        </w:rPr>
        <w:t xml:space="preserve"> </w:t>
      </w:r>
      <w:r>
        <w:t>VDE</w:t>
      </w:r>
      <w:r>
        <w:rPr>
          <w:spacing w:val="-8"/>
        </w:rPr>
        <w:t xml:space="preserve"> </w:t>
      </w:r>
      <w:r>
        <w:t>0100-600:2017-06</w:t>
      </w:r>
      <w:r>
        <w:rPr>
          <w:spacing w:val="-9"/>
        </w:rPr>
        <w:t xml:space="preserve"> </w:t>
      </w:r>
      <w:r>
        <w:t>(Errichten</w:t>
      </w:r>
      <w:r>
        <w:rPr>
          <w:spacing w:val="-8"/>
        </w:rPr>
        <w:t xml:space="preserve"> </w:t>
      </w:r>
      <w:r>
        <w:t>von</w:t>
      </w:r>
      <w:r>
        <w:rPr>
          <w:spacing w:val="-8"/>
        </w:rPr>
        <w:t xml:space="preserve"> </w:t>
      </w:r>
      <w:r>
        <w:t>Niederspannungsanlagen) durchführen und die beruflich zeitnahe Tätigkeit mitbringen.</w:t>
      </w:r>
    </w:p>
    <w:p w14:paraId="62D6B532" w14:textId="68819F62" w:rsidR="00CE685D" w:rsidRDefault="001509BD">
      <w:pPr>
        <w:pStyle w:val="Textkrper"/>
        <w:spacing w:before="118" w:line="292" w:lineRule="auto"/>
        <w:ind w:left="461" w:right="562"/>
        <w:jc w:val="both"/>
      </w:pPr>
      <w:r>
        <w:t>Des Weiteren soll der Auftragnehmer durch befähigte Personen in der Lage sein nach VDE 0105- 100:2015-10</w:t>
      </w:r>
      <w:r>
        <w:rPr>
          <w:spacing w:val="-9"/>
        </w:rPr>
        <w:t xml:space="preserve"> </w:t>
      </w:r>
      <w:r>
        <w:t>die</w:t>
      </w:r>
      <w:r>
        <w:rPr>
          <w:spacing w:val="-7"/>
        </w:rPr>
        <w:t xml:space="preserve"> </w:t>
      </w:r>
      <w:r>
        <w:t>Wiederholungsprüfungen</w:t>
      </w:r>
      <w:r>
        <w:rPr>
          <w:spacing w:val="-7"/>
        </w:rPr>
        <w:t xml:space="preserve"> </w:t>
      </w:r>
      <w:r>
        <w:t>der</w:t>
      </w:r>
      <w:r>
        <w:rPr>
          <w:spacing w:val="-7"/>
        </w:rPr>
        <w:t xml:space="preserve"> </w:t>
      </w:r>
      <w:r>
        <w:t>ortsfesten</w:t>
      </w:r>
      <w:r>
        <w:rPr>
          <w:spacing w:val="-7"/>
        </w:rPr>
        <w:t xml:space="preserve"> </w:t>
      </w:r>
      <w:r>
        <w:t>Anlagen</w:t>
      </w:r>
      <w:r>
        <w:rPr>
          <w:spacing w:val="-7"/>
        </w:rPr>
        <w:t xml:space="preserve"> </w:t>
      </w:r>
      <w:r>
        <w:t>bei</w:t>
      </w:r>
      <w:r>
        <w:rPr>
          <w:spacing w:val="-7"/>
        </w:rPr>
        <w:t xml:space="preserve"> </w:t>
      </w:r>
      <w:r>
        <w:t>Bedarf</w:t>
      </w:r>
      <w:r>
        <w:rPr>
          <w:spacing w:val="-7"/>
        </w:rPr>
        <w:t xml:space="preserve"> </w:t>
      </w:r>
      <w:r>
        <w:t>durchzuführen.</w:t>
      </w:r>
      <w:r>
        <w:rPr>
          <w:spacing w:val="-9"/>
        </w:rPr>
        <w:t xml:space="preserve"> </w:t>
      </w:r>
      <w:r>
        <w:t>Dabei</w:t>
      </w:r>
      <w:r>
        <w:rPr>
          <w:spacing w:val="-7"/>
        </w:rPr>
        <w:t xml:space="preserve"> </w:t>
      </w:r>
      <w:r>
        <w:t>hat er</w:t>
      </w:r>
      <w:r>
        <w:rPr>
          <w:spacing w:val="-2"/>
        </w:rPr>
        <w:t xml:space="preserve"> </w:t>
      </w:r>
      <w:r>
        <w:t>ein</w:t>
      </w:r>
      <w:r>
        <w:rPr>
          <w:spacing w:val="-3"/>
        </w:rPr>
        <w:t xml:space="preserve"> </w:t>
      </w:r>
      <w:r>
        <w:t>Übergabebericht</w:t>
      </w:r>
      <w:r>
        <w:rPr>
          <w:spacing w:val="-2"/>
        </w:rPr>
        <w:t xml:space="preserve"> </w:t>
      </w:r>
      <w:r>
        <w:t>und</w:t>
      </w:r>
      <w:r>
        <w:rPr>
          <w:spacing w:val="-3"/>
        </w:rPr>
        <w:t xml:space="preserve"> </w:t>
      </w:r>
      <w:r>
        <w:t>ein</w:t>
      </w:r>
      <w:r>
        <w:rPr>
          <w:spacing w:val="-2"/>
        </w:rPr>
        <w:t xml:space="preserve"> </w:t>
      </w:r>
      <w:r>
        <w:t>Prüfprotokoll</w:t>
      </w:r>
      <w:r>
        <w:rPr>
          <w:spacing w:val="-2"/>
        </w:rPr>
        <w:t xml:space="preserve"> </w:t>
      </w:r>
      <w:r>
        <w:t>anzufertigen.</w:t>
      </w:r>
      <w:r>
        <w:rPr>
          <w:spacing w:val="-1"/>
        </w:rPr>
        <w:t xml:space="preserve"> </w:t>
      </w:r>
      <w:r>
        <w:t>Legen</w:t>
      </w:r>
      <w:r>
        <w:rPr>
          <w:spacing w:val="-2"/>
        </w:rPr>
        <w:t xml:space="preserve"> </w:t>
      </w:r>
      <w:r>
        <w:t>Sie</w:t>
      </w:r>
      <w:r>
        <w:rPr>
          <w:spacing w:val="-2"/>
        </w:rPr>
        <w:t xml:space="preserve"> </w:t>
      </w:r>
      <w:r>
        <w:t>einen</w:t>
      </w:r>
      <w:r>
        <w:rPr>
          <w:spacing w:val="-2"/>
        </w:rPr>
        <w:t xml:space="preserve"> </w:t>
      </w:r>
      <w:r>
        <w:t>entsprechenden</w:t>
      </w:r>
      <w:r>
        <w:rPr>
          <w:spacing w:val="-3"/>
        </w:rPr>
        <w:t xml:space="preserve"> </w:t>
      </w:r>
      <w:r w:rsidR="0063037A">
        <w:t>Sachkundigen Nachweis</w:t>
      </w:r>
      <w:r>
        <w:t xml:space="preserve"> vor.</w:t>
      </w:r>
    </w:p>
    <w:p w14:paraId="4A2A3A4C" w14:textId="4D4054D4" w:rsidR="0063037A" w:rsidRPr="00C93AF2" w:rsidRDefault="0063037A" w:rsidP="0063037A">
      <w:pPr>
        <w:pStyle w:val="Textkrper"/>
        <w:spacing w:before="118" w:line="292" w:lineRule="auto"/>
        <w:ind w:left="461" w:right="564"/>
      </w:pPr>
      <w:r w:rsidRPr="00C93AF2">
        <w:t>Auch soll der Auftragnehmer bei Bedarf Elektrofachkräfte zur Verfügung stellen können, die gemäß TRBS 1203 als befähigte Personen gelten, die Prüfungen nach DIN EN 50678 (VDE 0701) 2021-02 und DIN EN 50699 (VDE 0702) 2021--06 durchführen und die beruflich zeitnahe Tätigkeit mitbringen. Ein entsprechender Sachkundigen Nachweis ist vorzulegen.</w:t>
      </w:r>
    </w:p>
    <w:p w14:paraId="3ADF75D8" w14:textId="2021E8E6" w:rsidR="0063037A" w:rsidRPr="00C93AF2" w:rsidRDefault="0063037A" w:rsidP="0063037A">
      <w:pPr>
        <w:pStyle w:val="Textkrper"/>
        <w:spacing w:before="118" w:line="292" w:lineRule="auto"/>
        <w:ind w:left="461" w:right="564"/>
      </w:pPr>
      <w:r w:rsidRPr="00C93AF2">
        <w:t>Da die Hochschule für rechtssichere Prüfprozesse den Elektro Manager als intelligente Prüf- und Dokumentations- Software einsetzt wird hier wird hier die Fähigkeit zur Bedienung dieser Software vorausgesetzt.</w:t>
      </w:r>
    </w:p>
    <w:p w14:paraId="5C4B0B58" w14:textId="77777777" w:rsidR="0063037A" w:rsidRDefault="0063037A" w:rsidP="0063037A">
      <w:pPr>
        <w:pStyle w:val="Textkrper"/>
        <w:spacing w:before="118" w:line="292" w:lineRule="auto"/>
        <w:ind w:left="461" w:right="564"/>
        <w:jc w:val="both"/>
      </w:pPr>
      <w:r w:rsidRPr="00C93AF2">
        <w:t>Bei Bedarf der Durchführung einer oben beschriebenen</w:t>
      </w:r>
      <w:r>
        <w:t xml:space="preserve"> Prüfung ist nach Absprache mit dem Auftraggeber ein separates Angebot darüber zu unterbreiten.</w:t>
      </w:r>
    </w:p>
    <w:p w14:paraId="05D1CA50" w14:textId="77777777" w:rsidR="0063037A" w:rsidRPr="0063037A" w:rsidRDefault="0063037A" w:rsidP="0063037A">
      <w:pPr>
        <w:pStyle w:val="Textkrper"/>
        <w:spacing w:before="118" w:line="292" w:lineRule="auto"/>
        <w:ind w:left="461" w:right="564"/>
      </w:pPr>
      <w:commentRangeStart w:id="17"/>
      <w:commentRangeStart w:id="18"/>
    </w:p>
    <w:commentRangeEnd w:id="17"/>
    <w:p w14:paraId="631052EA" w14:textId="77777777" w:rsidR="0063037A" w:rsidRDefault="0034744A">
      <w:pPr>
        <w:pStyle w:val="Textkrper"/>
        <w:spacing w:before="118" w:line="292" w:lineRule="auto"/>
        <w:ind w:left="461" w:right="564"/>
        <w:jc w:val="both"/>
      </w:pPr>
      <w:r>
        <w:rPr>
          <w:rStyle w:val="Kommentarzeichen"/>
        </w:rPr>
        <w:commentReference w:id="17"/>
      </w:r>
      <w:commentRangeEnd w:id="18"/>
      <w:r w:rsidR="003F79E3">
        <w:rPr>
          <w:rStyle w:val="Kommentarzeichen"/>
        </w:rPr>
        <w:commentReference w:id="18"/>
      </w:r>
    </w:p>
    <w:p w14:paraId="20D5801B" w14:textId="7201D30C" w:rsidR="00CE685D" w:rsidRDefault="001509BD">
      <w:pPr>
        <w:pStyle w:val="Textkrper"/>
        <w:spacing w:before="119" w:line="292" w:lineRule="auto"/>
        <w:ind w:left="461" w:right="563"/>
        <w:jc w:val="both"/>
      </w:pPr>
      <w:commentRangeStart w:id="19"/>
      <w:r>
        <w:t>Vergaben an Unterauftragnehmer sind nur nach vorheriger Genehmigung durch den Auftraggeber er</w:t>
      </w:r>
      <w:r>
        <w:rPr>
          <w:spacing w:val="-2"/>
        </w:rPr>
        <w:t>l</w:t>
      </w:r>
      <w:r w:rsidR="0063037A">
        <w:rPr>
          <w:spacing w:val="-2"/>
        </w:rPr>
        <w:t>a</w:t>
      </w:r>
      <w:r>
        <w:rPr>
          <w:spacing w:val="-2"/>
        </w:rPr>
        <w:t>ubt.</w:t>
      </w:r>
      <w:commentRangeEnd w:id="19"/>
      <w:r w:rsidR="00442B0F">
        <w:rPr>
          <w:rStyle w:val="Kommentarzeichen"/>
        </w:rPr>
        <w:commentReference w:id="19"/>
      </w:r>
    </w:p>
    <w:p w14:paraId="39A048BA" w14:textId="77777777" w:rsidR="00CE685D" w:rsidRDefault="001509BD">
      <w:pPr>
        <w:pStyle w:val="Textkrper"/>
        <w:spacing w:before="118" w:line="292" w:lineRule="auto"/>
        <w:ind w:left="461" w:right="561"/>
        <w:jc w:val="both"/>
      </w:pPr>
      <w:commentRangeStart w:id="20"/>
      <w:commentRangeStart w:id="21"/>
      <w:commentRangeStart w:id="22"/>
      <w:r>
        <w:t>Enthält</w:t>
      </w:r>
      <w:r>
        <w:rPr>
          <w:spacing w:val="-14"/>
        </w:rPr>
        <w:t xml:space="preserve"> </w:t>
      </w:r>
      <w:r>
        <w:t>die</w:t>
      </w:r>
      <w:r>
        <w:rPr>
          <w:spacing w:val="-13"/>
        </w:rPr>
        <w:t xml:space="preserve"> </w:t>
      </w:r>
      <w:r>
        <w:t>Leistungsbeschreibung</w:t>
      </w:r>
      <w:r>
        <w:rPr>
          <w:spacing w:val="-14"/>
        </w:rPr>
        <w:t xml:space="preserve"> </w:t>
      </w:r>
      <w:r>
        <w:t>die</w:t>
      </w:r>
      <w:r>
        <w:rPr>
          <w:spacing w:val="-13"/>
        </w:rPr>
        <w:t xml:space="preserve"> </w:t>
      </w:r>
      <w:r>
        <w:t>Verpflichtung</w:t>
      </w:r>
      <w:r>
        <w:rPr>
          <w:spacing w:val="-14"/>
        </w:rPr>
        <w:t xml:space="preserve"> </w:t>
      </w:r>
      <w:r>
        <w:t>z.B.</w:t>
      </w:r>
      <w:r>
        <w:rPr>
          <w:spacing w:val="-13"/>
        </w:rPr>
        <w:t xml:space="preserve"> </w:t>
      </w:r>
      <w:r>
        <w:t>zum</w:t>
      </w:r>
      <w:r>
        <w:rPr>
          <w:spacing w:val="-14"/>
        </w:rPr>
        <w:t xml:space="preserve"> </w:t>
      </w:r>
      <w:r>
        <w:t>Ausbauen,</w:t>
      </w:r>
      <w:r>
        <w:rPr>
          <w:spacing w:val="-13"/>
        </w:rPr>
        <w:t xml:space="preserve"> </w:t>
      </w:r>
      <w:r>
        <w:t>Abnehmen</w:t>
      </w:r>
      <w:r>
        <w:rPr>
          <w:spacing w:val="-14"/>
        </w:rPr>
        <w:t xml:space="preserve"> </w:t>
      </w:r>
      <w:r>
        <w:t>oder</w:t>
      </w:r>
      <w:r>
        <w:rPr>
          <w:spacing w:val="-13"/>
        </w:rPr>
        <w:t xml:space="preserve"> </w:t>
      </w:r>
      <w:r>
        <w:t>Ersetzen</w:t>
      </w:r>
      <w:r>
        <w:rPr>
          <w:spacing w:val="-14"/>
        </w:rPr>
        <w:t xml:space="preserve"> </w:t>
      </w:r>
      <w:r>
        <w:t>von Stoffen/Bauteilen, so gehören zur vertraglichen Leistung auch das Laden und/oder der Transport des zu entsorgenden Abfalls von der Baustelle oder Liegenschaft, sowie das Lagern und Sortieren nach Angabe des Auftraggebers.</w:t>
      </w:r>
      <w:commentRangeEnd w:id="20"/>
      <w:r w:rsidR="00442B0F">
        <w:rPr>
          <w:rStyle w:val="Kommentarzeichen"/>
        </w:rPr>
        <w:commentReference w:id="20"/>
      </w:r>
      <w:commentRangeEnd w:id="21"/>
      <w:commentRangeEnd w:id="22"/>
      <w:r w:rsidR="00D42546">
        <w:rPr>
          <w:rStyle w:val="Kommentarzeichen"/>
        </w:rPr>
        <w:commentReference w:id="22"/>
      </w:r>
      <w:r w:rsidR="00614525">
        <w:rPr>
          <w:rStyle w:val="Kommentarzeichen"/>
        </w:rPr>
        <w:commentReference w:id="21"/>
      </w:r>
    </w:p>
    <w:p w14:paraId="5512D4E5" w14:textId="77777777" w:rsidR="00CE685D" w:rsidRDefault="001509BD">
      <w:pPr>
        <w:pStyle w:val="Textkrper"/>
        <w:spacing w:before="118" w:line="292" w:lineRule="auto"/>
        <w:ind w:left="461" w:right="562"/>
        <w:jc w:val="both"/>
      </w:pPr>
      <w:commentRangeStart w:id="23"/>
      <w:commentRangeStart w:id="24"/>
      <w:commentRangeStart w:id="25"/>
      <w:r>
        <w:t>Das Anschließen von Leitungen und Kabeln ist in den Preisen der Bauteile mit Anschlussklemmen enthalten. Das Anschließen / Abklemmen von Leitungen oder Kabeln an / von vorhandenen Bauteilen wird gesondert vergütet.</w:t>
      </w:r>
      <w:commentRangeEnd w:id="23"/>
      <w:r w:rsidR="00442B0F">
        <w:rPr>
          <w:rStyle w:val="Kommentarzeichen"/>
        </w:rPr>
        <w:commentReference w:id="23"/>
      </w:r>
      <w:commentRangeEnd w:id="24"/>
      <w:r w:rsidR="00614525">
        <w:rPr>
          <w:rStyle w:val="Kommentarzeichen"/>
        </w:rPr>
        <w:commentReference w:id="24"/>
      </w:r>
      <w:commentRangeEnd w:id="25"/>
      <w:r w:rsidR="00D42546">
        <w:rPr>
          <w:rStyle w:val="Kommentarzeichen"/>
        </w:rPr>
        <w:commentReference w:id="25"/>
      </w:r>
    </w:p>
    <w:p w14:paraId="4E7E406A" w14:textId="77777777" w:rsidR="00CE685D" w:rsidRDefault="001509BD">
      <w:pPr>
        <w:pStyle w:val="Textkrper"/>
        <w:spacing w:before="119" w:line="292" w:lineRule="auto"/>
        <w:ind w:left="461" w:right="562"/>
        <w:jc w:val="both"/>
      </w:pPr>
      <w:r>
        <w:lastRenderedPageBreak/>
        <w:t>Der</w:t>
      </w:r>
      <w:r>
        <w:rPr>
          <w:spacing w:val="-5"/>
        </w:rPr>
        <w:t xml:space="preserve"> </w:t>
      </w:r>
      <w:r>
        <w:t>in</w:t>
      </w:r>
      <w:r>
        <w:rPr>
          <w:spacing w:val="-5"/>
        </w:rPr>
        <w:t xml:space="preserve"> </w:t>
      </w:r>
      <w:r>
        <w:t>den</w:t>
      </w:r>
      <w:r>
        <w:rPr>
          <w:spacing w:val="-5"/>
        </w:rPr>
        <w:t xml:space="preserve"> </w:t>
      </w:r>
      <w:r>
        <w:t>Liegenschaften</w:t>
      </w:r>
      <w:r>
        <w:rPr>
          <w:spacing w:val="-6"/>
        </w:rPr>
        <w:t xml:space="preserve"> </w:t>
      </w:r>
      <w:r>
        <w:t>der</w:t>
      </w:r>
      <w:r>
        <w:rPr>
          <w:spacing w:val="-5"/>
        </w:rPr>
        <w:t xml:space="preserve"> </w:t>
      </w:r>
      <w:r>
        <w:t>Technischen</w:t>
      </w:r>
      <w:r>
        <w:rPr>
          <w:spacing w:val="-6"/>
        </w:rPr>
        <w:t xml:space="preserve"> </w:t>
      </w:r>
      <w:r>
        <w:t>Hochschule</w:t>
      </w:r>
      <w:r>
        <w:rPr>
          <w:spacing w:val="-5"/>
        </w:rPr>
        <w:t xml:space="preserve"> </w:t>
      </w:r>
      <w:r>
        <w:t>Köln</w:t>
      </w:r>
      <w:r>
        <w:rPr>
          <w:spacing w:val="-5"/>
        </w:rPr>
        <w:t xml:space="preserve"> </w:t>
      </w:r>
      <w:r>
        <w:t>vorhandene</w:t>
      </w:r>
      <w:r>
        <w:rPr>
          <w:spacing w:val="-5"/>
        </w:rPr>
        <w:t xml:space="preserve"> </w:t>
      </w:r>
      <w:r>
        <w:t>Standard</w:t>
      </w:r>
      <w:r>
        <w:rPr>
          <w:spacing w:val="-6"/>
        </w:rPr>
        <w:t xml:space="preserve"> </w:t>
      </w:r>
      <w:r>
        <w:t>an</w:t>
      </w:r>
      <w:r>
        <w:rPr>
          <w:spacing w:val="-5"/>
        </w:rPr>
        <w:t xml:space="preserve"> </w:t>
      </w:r>
      <w:r>
        <w:t>Leuchten</w:t>
      </w:r>
      <w:r>
        <w:rPr>
          <w:spacing w:val="-5"/>
        </w:rPr>
        <w:t xml:space="preserve"> </w:t>
      </w:r>
      <w:r>
        <w:t>-</w:t>
      </w:r>
      <w:r>
        <w:rPr>
          <w:spacing w:val="-5"/>
        </w:rPr>
        <w:t xml:space="preserve"> </w:t>
      </w:r>
      <w:r>
        <w:t>und Brüstungskanälen,</w:t>
      </w:r>
      <w:r>
        <w:rPr>
          <w:spacing w:val="-6"/>
        </w:rPr>
        <w:t xml:space="preserve"> </w:t>
      </w:r>
      <w:r>
        <w:t>sowie</w:t>
      </w:r>
      <w:r>
        <w:rPr>
          <w:spacing w:val="-6"/>
        </w:rPr>
        <w:t xml:space="preserve"> </w:t>
      </w:r>
      <w:r>
        <w:t>Schalter,</w:t>
      </w:r>
      <w:r>
        <w:rPr>
          <w:spacing w:val="-6"/>
        </w:rPr>
        <w:t xml:space="preserve"> </w:t>
      </w:r>
      <w:r>
        <w:t>Steckdosen</w:t>
      </w:r>
      <w:r>
        <w:rPr>
          <w:spacing w:val="-6"/>
        </w:rPr>
        <w:t xml:space="preserve"> </w:t>
      </w:r>
      <w:r>
        <w:t>und</w:t>
      </w:r>
      <w:r>
        <w:rPr>
          <w:spacing w:val="-6"/>
        </w:rPr>
        <w:t xml:space="preserve"> </w:t>
      </w:r>
      <w:r>
        <w:t>EDV</w:t>
      </w:r>
      <w:r>
        <w:rPr>
          <w:spacing w:val="-6"/>
        </w:rPr>
        <w:t xml:space="preserve"> </w:t>
      </w:r>
      <w:r>
        <w:t>–</w:t>
      </w:r>
      <w:r>
        <w:rPr>
          <w:spacing w:val="-6"/>
        </w:rPr>
        <w:t xml:space="preserve"> </w:t>
      </w:r>
      <w:r>
        <w:t>Dosen</w:t>
      </w:r>
      <w:r>
        <w:rPr>
          <w:spacing w:val="-6"/>
        </w:rPr>
        <w:t xml:space="preserve"> </w:t>
      </w:r>
      <w:r>
        <w:t>soll</w:t>
      </w:r>
      <w:r>
        <w:rPr>
          <w:spacing w:val="-6"/>
        </w:rPr>
        <w:t xml:space="preserve"> </w:t>
      </w:r>
      <w:r>
        <w:t>weitestgehend</w:t>
      </w:r>
      <w:r>
        <w:rPr>
          <w:spacing w:val="-6"/>
        </w:rPr>
        <w:t xml:space="preserve"> </w:t>
      </w:r>
      <w:r>
        <w:t>beibehalten</w:t>
      </w:r>
      <w:r>
        <w:rPr>
          <w:spacing w:val="-6"/>
        </w:rPr>
        <w:t xml:space="preserve"> </w:t>
      </w:r>
      <w:r>
        <w:t xml:space="preserve">wer- </w:t>
      </w:r>
      <w:r>
        <w:rPr>
          <w:spacing w:val="-4"/>
        </w:rPr>
        <w:t>den.</w:t>
      </w:r>
    </w:p>
    <w:p w14:paraId="5C79F993" w14:textId="77777777" w:rsidR="00CE685D" w:rsidRDefault="001509BD">
      <w:pPr>
        <w:pStyle w:val="Textkrper"/>
        <w:spacing w:before="118" w:line="292" w:lineRule="auto"/>
        <w:ind w:left="461" w:right="562"/>
        <w:jc w:val="both"/>
      </w:pPr>
      <w:commentRangeStart w:id="26"/>
      <w:commentRangeStart w:id="27"/>
      <w:commentRangeStart w:id="28"/>
      <w:r>
        <w:t>Bei</w:t>
      </w:r>
      <w:r>
        <w:rPr>
          <w:spacing w:val="-7"/>
        </w:rPr>
        <w:t xml:space="preserve"> </w:t>
      </w:r>
      <w:r>
        <w:t>neu</w:t>
      </w:r>
      <w:r>
        <w:rPr>
          <w:spacing w:val="-9"/>
        </w:rPr>
        <w:t xml:space="preserve"> </w:t>
      </w:r>
      <w:r>
        <w:t>zu</w:t>
      </w:r>
      <w:r>
        <w:rPr>
          <w:spacing w:val="-7"/>
        </w:rPr>
        <w:t xml:space="preserve"> </w:t>
      </w:r>
      <w:r>
        <w:t>erstellender</w:t>
      </w:r>
      <w:r>
        <w:rPr>
          <w:spacing w:val="-7"/>
        </w:rPr>
        <w:t xml:space="preserve"> </w:t>
      </w:r>
      <w:r>
        <w:t>Beleuchtung</w:t>
      </w:r>
      <w:r>
        <w:rPr>
          <w:spacing w:val="-7"/>
        </w:rPr>
        <w:t xml:space="preserve"> </w:t>
      </w:r>
      <w:r>
        <w:t>ist</w:t>
      </w:r>
      <w:r>
        <w:rPr>
          <w:spacing w:val="-7"/>
        </w:rPr>
        <w:t xml:space="preserve"> </w:t>
      </w:r>
      <w:r>
        <w:t>eine</w:t>
      </w:r>
      <w:r>
        <w:rPr>
          <w:spacing w:val="-7"/>
        </w:rPr>
        <w:t xml:space="preserve"> </w:t>
      </w:r>
      <w:r>
        <w:t>Licht-</w:t>
      </w:r>
      <w:r>
        <w:rPr>
          <w:spacing w:val="-7"/>
        </w:rPr>
        <w:t xml:space="preserve"> </w:t>
      </w:r>
      <w:r>
        <w:t>bzw.</w:t>
      </w:r>
      <w:r>
        <w:rPr>
          <w:spacing w:val="-7"/>
        </w:rPr>
        <w:t xml:space="preserve"> </w:t>
      </w:r>
      <w:r>
        <w:t>Beleuchtungsberechnung</w:t>
      </w:r>
      <w:r>
        <w:rPr>
          <w:spacing w:val="-7"/>
        </w:rPr>
        <w:t xml:space="preserve"> </w:t>
      </w:r>
      <w:r>
        <w:t>nach</w:t>
      </w:r>
      <w:r>
        <w:rPr>
          <w:spacing w:val="-8"/>
        </w:rPr>
        <w:t xml:space="preserve"> </w:t>
      </w:r>
      <w:r>
        <w:t>DIN</w:t>
      </w:r>
      <w:r>
        <w:rPr>
          <w:spacing w:val="-8"/>
        </w:rPr>
        <w:t xml:space="preserve"> </w:t>
      </w:r>
      <w:r>
        <w:t>EN12464- 1 vor Beginn der Ausführung vorzulegen, unter Berücksichtigung der AMEV Empfehlung Nr. 156 mit dem Titel „Beleuchtung 2019“. Dieses ist im Angebot mit einzukalkulieren. Die Arbeiten sind gemäß VDE 0100 Teil 559, 714, 715, auszuführen.</w:t>
      </w:r>
      <w:commentRangeEnd w:id="26"/>
      <w:r w:rsidR="00442B0F">
        <w:rPr>
          <w:rStyle w:val="Kommentarzeichen"/>
        </w:rPr>
        <w:commentReference w:id="26"/>
      </w:r>
      <w:commentRangeEnd w:id="27"/>
      <w:r w:rsidR="00614525">
        <w:rPr>
          <w:rStyle w:val="Kommentarzeichen"/>
        </w:rPr>
        <w:commentReference w:id="27"/>
      </w:r>
      <w:commentRangeEnd w:id="28"/>
      <w:r w:rsidR="00D42546">
        <w:rPr>
          <w:rStyle w:val="Kommentarzeichen"/>
        </w:rPr>
        <w:commentReference w:id="28"/>
      </w:r>
    </w:p>
    <w:p w14:paraId="4E6858CA" w14:textId="77777777" w:rsidR="00CE685D" w:rsidRDefault="001509BD">
      <w:pPr>
        <w:pStyle w:val="Textkrper"/>
        <w:spacing w:before="117" w:line="292" w:lineRule="auto"/>
        <w:ind w:left="461" w:right="561"/>
        <w:jc w:val="both"/>
      </w:pPr>
      <w:r>
        <w:t>Produktbedingte Abweichungen der im Standardleistungsbuch vorgegebenen Abmessungen von Leuchten,</w:t>
      </w:r>
      <w:r>
        <w:rPr>
          <w:spacing w:val="-4"/>
        </w:rPr>
        <w:t xml:space="preserve"> </w:t>
      </w:r>
      <w:r>
        <w:t>deren</w:t>
      </w:r>
      <w:r>
        <w:rPr>
          <w:spacing w:val="-4"/>
        </w:rPr>
        <w:t xml:space="preserve"> </w:t>
      </w:r>
      <w:r>
        <w:t>Abdeckungen</w:t>
      </w:r>
      <w:r>
        <w:rPr>
          <w:spacing w:val="-4"/>
        </w:rPr>
        <w:t xml:space="preserve"> </w:t>
      </w:r>
      <w:r>
        <w:t>und</w:t>
      </w:r>
      <w:r>
        <w:rPr>
          <w:spacing w:val="-4"/>
        </w:rPr>
        <w:t xml:space="preserve"> </w:t>
      </w:r>
      <w:r>
        <w:t>Installationskanäle</w:t>
      </w:r>
      <w:r>
        <w:rPr>
          <w:spacing w:val="-5"/>
        </w:rPr>
        <w:t xml:space="preserve"> </w:t>
      </w:r>
      <w:r>
        <w:t>(Durchmesser,</w:t>
      </w:r>
      <w:r>
        <w:rPr>
          <w:spacing w:val="-4"/>
        </w:rPr>
        <w:t xml:space="preserve"> </w:t>
      </w:r>
      <w:r>
        <w:t>Länge,</w:t>
      </w:r>
      <w:r>
        <w:rPr>
          <w:spacing w:val="-4"/>
        </w:rPr>
        <w:t xml:space="preserve"> </w:t>
      </w:r>
      <w:r>
        <w:t>Breite,</w:t>
      </w:r>
      <w:r>
        <w:rPr>
          <w:spacing w:val="40"/>
        </w:rPr>
        <w:t xml:space="preserve"> </w:t>
      </w:r>
      <w:r>
        <w:t>Höhe)</w:t>
      </w:r>
      <w:r>
        <w:rPr>
          <w:spacing w:val="-4"/>
        </w:rPr>
        <w:t xml:space="preserve"> </w:t>
      </w:r>
      <w:r>
        <w:t>um</w:t>
      </w:r>
      <w:r>
        <w:rPr>
          <w:spacing w:val="-4"/>
        </w:rPr>
        <w:t xml:space="preserve"> </w:t>
      </w:r>
      <w:r>
        <w:t>bis</w:t>
      </w:r>
      <w:r>
        <w:rPr>
          <w:spacing w:val="-4"/>
        </w:rPr>
        <w:t xml:space="preserve"> </w:t>
      </w:r>
      <w:r>
        <w:t>zu 20 mm, sind mit den Einheitspreisen abgegolten.</w:t>
      </w:r>
    </w:p>
    <w:p w14:paraId="142315CD" w14:textId="2EEA19DA" w:rsidR="00CE685D" w:rsidRDefault="001509BD">
      <w:pPr>
        <w:pStyle w:val="Textkrper"/>
        <w:spacing w:before="119" w:line="292" w:lineRule="auto"/>
        <w:ind w:left="461" w:right="563"/>
        <w:jc w:val="both"/>
      </w:pPr>
      <w:r>
        <w:t>Bei der Ausführung der Arbeiten ist die beigefügte Brandschutzverordnung der Technischen Hoch- schule Köln, Campus Gummersbach, Teile A und B nach DIN 14096, zu beachten (</w:t>
      </w:r>
      <w:commentRangeStart w:id="29"/>
      <w:commentRangeStart w:id="30"/>
      <w:r>
        <w:t>Anlage 10).</w:t>
      </w:r>
      <w:commentRangeEnd w:id="29"/>
      <w:r w:rsidR="00614525">
        <w:rPr>
          <w:rStyle w:val="Kommentarzeichen"/>
        </w:rPr>
        <w:commentReference w:id="29"/>
      </w:r>
      <w:commentRangeEnd w:id="30"/>
      <w:r w:rsidR="00625671">
        <w:rPr>
          <w:rStyle w:val="Kommentarzeichen"/>
        </w:rPr>
        <w:commentReference w:id="30"/>
      </w:r>
    </w:p>
    <w:p w14:paraId="210819D7" w14:textId="77777777" w:rsidR="00CE685D" w:rsidRDefault="001509BD">
      <w:pPr>
        <w:pStyle w:val="Textkrper"/>
        <w:spacing w:before="119" w:line="292" w:lineRule="auto"/>
        <w:ind w:left="461" w:right="563"/>
        <w:jc w:val="both"/>
      </w:pPr>
      <w:r>
        <w:t>Änderungen /Umbauten in vorhandenen Unterverteilungen und Schaltschränken sind zu dokumentie- ren und der TH digital zur Verfügung zu stellen.</w:t>
      </w:r>
    </w:p>
    <w:p w14:paraId="4ED401B4" w14:textId="77777777" w:rsidR="00CE685D" w:rsidRDefault="001509BD">
      <w:pPr>
        <w:pStyle w:val="Textkrper"/>
        <w:spacing w:before="118" w:line="292" w:lineRule="auto"/>
        <w:ind w:left="461" w:right="561"/>
        <w:jc w:val="both"/>
      </w:pPr>
      <w:r>
        <w:t>Bei</w:t>
      </w:r>
      <w:r>
        <w:rPr>
          <w:spacing w:val="-1"/>
        </w:rPr>
        <w:t xml:space="preserve"> </w:t>
      </w:r>
      <w:r>
        <w:t>komplexen</w:t>
      </w:r>
      <w:r>
        <w:rPr>
          <w:spacing w:val="-1"/>
        </w:rPr>
        <w:t xml:space="preserve"> </w:t>
      </w:r>
      <w:r>
        <w:t>Änderungen</w:t>
      </w:r>
      <w:r>
        <w:rPr>
          <w:spacing w:val="-1"/>
        </w:rPr>
        <w:t xml:space="preserve"> </w:t>
      </w:r>
      <w:r>
        <w:t>in</w:t>
      </w:r>
      <w:r>
        <w:rPr>
          <w:spacing w:val="-1"/>
        </w:rPr>
        <w:t xml:space="preserve"> </w:t>
      </w:r>
      <w:r>
        <w:t>bestehenden</w:t>
      </w:r>
      <w:r>
        <w:rPr>
          <w:spacing w:val="-1"/>
        </w:rPr>
        <w:t xml:space="preserve"> </w:t>
      </w:r>
      <w:r>
        <w:t>Anlagen</w:t>
      </w:r>
      <w:r>
        <w:rPr>
          <w:spacing w:val="-4"/>
        </w:rPr>
        <w:t xml:space="preserve"> </w:t>
      </w:r>
      <w:r>
        <w:t>muss</w:t>
      </w:r>
      <w:r>
        <w:rPr>
          <w:spacing w:val="-1"/>
        </w:rPr>
        <w:t xml:space="preserve"> </w:t>
      </w:r>
      <w:r>
        <w:t>eine</w:t>
      </w:r>
      <w:r>
        <w:rPr>
          <w:spacing w:val="-1"/>
        </w:rPr>
        <w:t xml:space="preserve"> </w:t>
      </w:r>
      <w:r>
        <w:t>überarbeitete</w:t>
      </w:r>
      <w:r>
        <w:rPr>
          <w:spacing w:val="-3"/>
        </w:rPr>
        <w:t xml:space="preserve"> </w:t>
      </w:r>
      <w:r>
        <w:t>Dokumentation</w:t>
      </w:r>
      <w:r>
        <w:rPr>
          <w:spacing w:val="-3"/>
        </w:rPr>
        <w:t xml:space="preserve"> </w:t>
      </w:r>
      <w:r>
        <w:t>in</w:t>
      </w:r>
      <w:r>
        <w:rPr>
          <w:spacing w:val="-1"/>
        </w:rPr>
        <w:t xml:space="preserve"> </w:t>
      </w:r>
      <w:r>
        <w:t>Tree- CAD oder AutoCAD kompatiblem Format mit 2-fach ausgedruckter Dokumentation geliefert werden können (gerne auch als Datei im Format DXF/ DWG/ PDF oder ZNG).</w:t>
      </w:r>
    </w:p>
    <w:p w14:paraId="365243DD" w14:textId="39D9B18C" w:rsidR="00CE685D" w:rsidRDefault="001509BD">
      <w:pPr>
        <w:pStyle w:val="Textkrper"/>
        <w:spacing w:before="118" w:line="292" w:lineRule="auto"/>
        <w:ind w:left="461" w:right="563"/>
        <w:jc w:val="both"/>
      </w:pPr>
      <w:r>
        <w:t xml:space="preserve">Bei </w:t>
      </w:r>
      <w:ins w:id="31" w:author="Ingeborg Roggendorf (iroggend)" w:date="2025-11-28T13:48:00Z">
        <w:r w:rsidR="00614525" w:rsidRPr="00614525">
          <w:t xml:space="preserve">Angebotsabgabe bzw. spätestens nach Mitteilung der Zuschlagserteilung wird </w:t>
        </w:r>
        <w:r w:rsidR="00614525" w:rsidRPr="00614525">
          <w:rPr>
            <w:strike/>
            <w:rPrChange w:id="32" w:author="Ingeborg Roggendorf (iroggend)" w:date="2025-11-28T13:48:00Z">
              <w:rPr/>
            </w:rPrChange>
          </w:rPr>
          <w:t>soll</w:t>
        </w:r>
      </w:ins>
      <w:del w:id="33" w:author="Ingeborg Roggendorf (iroggend)" w:date="2025-11-28T13:48:00Z">
        <w:r w:rsidDel="00614525">
          <w:delText xml:space="preserve">Angebotsabgabe </w:delText>
        </w:r>
        <w:r w:rsidRPr="00614525" w:rsidDel="00614525">
          <w:rPr>
            <w:strike/>
            <w:rPrChange w:id="34" w:author="Ingeborg Roggendorf (iroggend)" w:date="2025-11-28T13:47:00Z">
              <w:rPr/>
            </w:rPrChange>
          </w:rPr>
          <w:delText>soll</w:delText>
        </w:r>
      </w:del>
      <w:r>
        <w:t xml:space="preserve"> der Auftragnehmer dem Auftraggeber einen Katalog mit Preisliste (UVP) für gewerbetreibende</w:t>
      </w:r>
      <w:r>
        <w:rPr>
          <w:spacing w:val="-14"/>
        </w:rPr>
        <w:t xml:space="preserve"> </w:t>
      </w:r>
      <w:r>
        <w:t>der</w:t>
      </w:r>
      <w:r>
        <w:rPr>
          <w:spacing w:val="-14"/>
        </w:rPr>
        <w:t xml:space="preserve"> </w:t>
      </w:r>
      <w:r>
        <w:t>bevorzugten</w:t>
      </w:r>
      <w:r>
        <w:rPr>
          <w:spacing w:val="-14"/>
        </w:rPr>
        <w:t xml:space="preserve"> </w:t>
      </w:r>
      <w:r>
        <w:t>Hersteller</w:t>
      </w:r>
      <w:r>
        <w:rPr>
          <w:spacing w:val="-14"/>
        </w:rPr>
        <w:t xml:space="preserve"> </w:t>
      </w:r>
      <w:r>
        <w:t>der</w:t>
      </w:r>
      <w:r>
        <w:rPr>
          <w:spacing w:val="-14"/>
        </w:rPr>
        <w:t xml:space="preserve"> </w:t>
      </w:r>
      <w:r>
        <w:t>Produkte</w:t>
      </w:r>
      <w:r>
        <w:rPr>
          <w:spacing w:val="-14"/>
        </w:rPr>
        <w:t xml:space="preserve"> </w:t>
      </w:r>
      <w:r>
        <w:t>laut</w:t>
      </w:r>
      <w:r>
        <w:rPr>
          <w:spacing w:val="-14"/>
        </w:rPr>
        <w:t xml:space="preserve"> </w:t>
      </w:r>
      <w:r>
        <w:t>beigefügten</w:t>
      </w:r>
      <w:r>
        <w:rPr>
          <w:spacing w:val="-14"/>
        </w:rPr>
        <w:t xml:space="preserve"> </w:t>
      </w:r>
      <w:r>
        <w:t>Warengruppenkatalog</w:t>
      </w:r>
      <w:r>
        <w:rPr>
          <w:spacing w:val="-14"/>
        </w:rPr>
        <w:t xml:space="preserve"> </w:t>
      </w:r>
      <w:r>
        <w:t>(</w:t>
      </w:r>
      <w:commentRangeStart w:id="35"/>
      <w:commentRangeStart w:id="36"/>
      <w:r>
        <w:t>An</w:t>
      </w:r>
      <w:del w:id="37" w:author="Ingeborg Roggendorf (iroggend)" w:date="2025-11-28T13:49:00Z">
        <w:r w:rsidDel="00614525">
          <w:delText xml:space="preserve">- </w:delText>
        </w:r>
      </w:del>
      <w:r>
        <w:t>lage 26</w:t>
      </w:r>
      <w:commentRangeEnd w:id="35"/>
      <w:r w:rsidR="00614525">
        <w:rPr>
          <w:rStyle w:val="Kommentarzeichen"/>
        </w:rPr>
        <w:commentReference w:id="35"/>
      </w:r>
      <w:commentRangeEnd w:id="36"/>
      <w:r w:rsidR="00625671">
        <w:rPr>
          <w:rStyle w:val="Kommentarzeichen"/>
        </w:rPr>
        <w:commentReference w:id="36"/>
      </w:r>
      <w:r>
        <w:t>) vorlegen und darauf Abschläge bieten (gerne auch als Datei im Format xls, doc oder pdf).</w:t>
      </w:r>
    </w:p>
    <w:p w14:paraId="0D02373A" w14:textId="77777777" w:rsidR="00CE685D" w:rsidRDefault="001509BD">
      <w:pPr>
        <w:pStyle w:val="Textkrper"/>
        <w:spacing w:before="118" w:line="293" w:lineRule="auto"/>
        <w:ind w:left="459" w:right="561"/>
        <w:jc w:val="both"/>
        <w:pPrChange w:id="38" w:author="Ingeborg Roggendorf (iroggend)" w:date="2025-11-28T14:10:00Z">
          <w:pPr>
            <w:pStyle w:val="Textkrper"/>
            <w:spacing w:before="118" w:line="292" w:lineRule="auto"/>
            <w:ind w:left="461" w:right="562"/>
            <w:jc w:val="both"/>
          </w:pPr>
        </w:pPrChange>
      </w:pPr>
      <w:r>
        <w:t>Eventuell</w:t>
      </w:r>
      <w:r>
        <w:rPr>
          <w:spacing w:val="-14"/>
        </w:rPr>
        <w:t xml:space="preserve"> </w:t>
      </w:r>
      <w:r>
        <w:t>von</w:t>
      </w:r>
      <w:r>
        <w:rPr>
          <w:spacing w:val="-14"/>
        </w:rPr>
        <w:t xml:space="preserve"> </w:t>
      </w:r>
      <w:r>
        <w:t>der</w:t>
      </w:r>
      <w:r>
        <w:rPr>
          <w:spacing w:val="-14"/>
        </w:rPr>
        <w:t xml:space="preserve"> </w:t>
      </w:r>
      <w:r>
        <w:t>TH</w:t>
      </w:r>
      <w:r>
        <w:rPr>
          <w:spacing w:val="-14"/>
        </w:rPr>
        <w:t xml:space="preserve"> </w:t>
      </w:r>
      <w:r>
        <w:t>Köln</w:t>
      </w:r>
      <w:r>
        <w:rPr>
          <w:spacing w:val="-14"/>
        </w:rPr>
        <w:t xml:space="preserve"> </w:t>
      </w:r>
      <w:r>
        <w:t>zur</w:t>
      </w:r>
      <w:r>
        <w:rPr>
          <w:spacing w:val="-14"/>
        </w:rPr>
        <w:t xml:space="preserve"> </w:t>
      </w:r>
      <w:r>
        <w:t>Verfügung</w:t>
      </w:r>
      <w:r>
        <w:rPr>
          <w:spacing w:val="-14"/>
        </w:rPr>
        <w:t xml:space="preserve"> </w:t>
      </w:r>
      <w:r>
        <w:t>gestellte</w:t>
      </w:r>
      <w:r>
        <w:rPr>
          <w:spacing w:val="-14"/>
        </w:rPr>
        <w:t xml:space="preserve"> </w:t>
      </w:r>
      <w:r>
        <w:t>Produkte</w:t>
      </w:r>
      <w:r>
        <w:rPr>
          <w:spacing w:val="-14"/>
        </w:rPr>
        <w:t xml:space="preserve"> </w:t>
      </w:r>
      <w:r>
        <w:t>sollen</w:t>
      </w:r>
      <w:r>
        <w:rPr>
          <w:spacing w:val="-13"/>
        </w:rPr>
        <w:t xml:space="preserve"> </w:t>
      </w:r>
      <w:r>
        <w:t>unter</w:t>
      </w:r>
      <w:r>
        <w:rPr>
          <w:spacing w:val="-14"/>
        </w:rPr>
        <w:t xml:space="preserve"> </w:t>
      </w:r>
      <w:r>
        <w:t>Ausschluss</w:t>
      </w:r>
      <w:r>
        <w:rPr>
          <w:spacing w:val="-14"/>
        </w:rPr>
        <w:t xml:space="preserve"> </w:t>
      </w:r>
      <w:r>
        <w:t>der</w:t>
      </w:r>
      <w:r>
        <w:rPr>
          <w:spacing w:val="-14"/>
        </w:rPr>
        <w:t xml:space="preserve"> </w:t>
      </w:r>
      <w:r>
        <w:t>Produkthaftung verarbeitet/verbaut werden.</w:t>
      </w:r>
    </w:p>
    <w:p w14:paraId="290D598E" w14:textId="77777777" w:rsidR="00CE685D" w:rsidRDefault="00CE685D">
      <w:pPr>
        <w:pStyle w:val="Textkrper"/>
      </w:pPr>
    </w:p>
    <w:p w14:paraId="003159E2" w14:textId="77777777" w:rsidR="00CE685D" w:rsidRDefault="00CE685D">
      <w:pPr>
        <w:pStyle w:val="Textkrper"/>
      </w:pPr>
    </w:p>
    <w:p w14:paraId="0051D68C" w14:textId="77777777" w:rsidR="00CE685D" w:rsidRDefault="00CE685D">
      <w:pPr>
        <w:pStyle w:val="Textkrper"/>
        <w:spacing w:before="170"/>
      </w:pPr>
    </w:p>
    <w:p w14:paraId="5EA0691D" w14:textId="77777777" w:rsidR="00CE685D" w:rsidRDefault="001509BD">
      <w:pPr>
        <w:pStyle w:val="berschrift2"/>
        <w:numPr>
          <w:ilvl w:val="1"/>
          <w:numId w:val="2"/>
        </w:numPr>
        <w:tabs>
          <w:tab w:val="left" w:pos="605"/>
        </w:tabs>
        <w:spacing w:before="1"/>
        <w:ind w:left="605" w:hanging="576"/>
      </w:pPr>
      <w:r>
        <w:t>Kommunikation</w:t>
      </w:r>
      <w:r>
        <w:rPr>
          <w:spacing w:val="-11"/>
        </w:rPr>
        <w:t xml:space="preserve"> </w:t>
      </w:r>
      <w:r>
        <w:t>während</w:t>
      </w:r>
      <w:r>
        <w:rPr>
          <w:spacing w:val="-9"/>
        </w:rPr>
        <w:t xml:space="preserve"> </w:t>
      </w:r>
      <w:r>
        <w:t>des</w:t>
      </w:r>
      <w:r>
        <w:rPr>
          <w:spacing w:val="-9"/>
        </w:rPr>
        <w:t xml:space="preserve"> </w:t>
      </w:r>
      <w:r>
        <w:rPr>
          <w:spacing w:val="-2"/>
        </w:rPr>
        <w:t>Ausschreibungsverfahrens</w:t>
      </w:r>
    </w:p>
    <w:p w14:paraId="6BBBABE9" w14:textId="24802AC2" w:rsidR="00CE685D" w:rsidRDefault="001509BD" w:rsidP="00365281">
      <w:pPr>
        <w:pStyle w:val="Textkrper"/>
        <w:spacing w:before="166" w:line="293" w:lineRule="auto"/>
        <w:ind w:left="459" w:right="561"/>
        <w:jc w:val="both"/>
      </w:pPr>
      <w:r>
        <w:t xml:space="preserve">Die Ausschreibung wird über das Internetportal Vergabemarktplatz NRW </w:t>
      </w:r>
      <w:hyperlink r:id="rId10">
        <w:r>
          <w:t>(https://www.evergabe.nrw.de/VMPSatellite/company/welcome.do)</w:t>
        </w:r>
      </w:hyperlink>
      <w:r>
        <w:t xml:space="preserve"> abgewickelt. Hierüber </w:t>
      </w:r>
      <w:r>
        <w:lastRenderedPageBreak/>
        <w:t>erfolgen die Bereitstellung der Vergabeunterlagen sowie die gesamte BieterkommunikationDie Vergabeunterlagen werden allen Bewerber/innen zum Download auf dem o.g. lnternetportal zur Verfügung</w:t>
      </w:r>
      <w:r>
        <w:rPr>
          <w:spacing w:val="-10"/>
        </w:rPr>
        <w:t xml:space="preserve"> </w:t>
      </w:r>
      <w:r>
        <w:t>gestellt.</w:t>
      </w:r>
      <w:r>
        <w:rPr>
          <w:spacing w:val="-10"/>
        </w:rPr>
        <w:t xml:space="preserve"> </w:t>
      </w:r>
      <w:r>
        <w:t>Die</w:t>
      </w:r>
      <w:r>
        <w:rPr>
          <w:spacing w:val="-10"/>
        </w:rPr>
        <w:t xml:space="preserve"> </w:t>
      </w:r>
      <w:r>
        <w:t>Ausschreibung</w:t>
      </w:r>
      <w:r>
        <w:rPr>
          <w:spacing w:val="-10"/>
        </w:rPr>
        <w:t xml:space="preserve"> </w:t>
      </w:r>
      <w:r>
        <w:t>ergänzende</w:t>
      </w:r>
      <w:r>
        <w:rPr>
          <w:spacing w:val="-11"/>
        </w:rPr>
        <w:t xml:space="preserve"> </w:t>
      </w:r>
      <w:r>
        <w:t>oder</w:t>
      </w:r>
      <w:r>
        <w:rPr>
          <w:spacing w:val="-10"/>
        </w:rPr>
        <w:t xml:space="preserve"> </w:t>
      </w:r>
      <w:r>
        <w:t>berichtigende</w:t>
      </w:r>
      <w:r>
        <w:rPr>
          <w:spacing w:val="-10"/>
        </w:rPr>
        <w:t xml:space="preserve"> </w:t>
      </w:r>
      <w:r>
        <w:t>Angaben</w:t>
      </w:r>
      <w:r>
        <w:rPr>
          <w:spacing w:val="-11"/>
        </w:rPr>
        <w:t xml:space="preserve"> </w:t>
      </w:r>
      <w:r>
        <w:t>werden</w:t>
      </w:r>
      <w:r>
        <w:rPr>
          <w:spacing w:val="-11"/>
        </w:rPr>
        <w:t xml:space="preserve"> </w:t>
      </w:r>
      <w:r>
        <w:t>ebenfalls</w:t>
      </w:r>
      <w:r>
        <w:rPr>
          <w:spacing w:val="-9"/>
        </w:rPr>
        <w:t xml:space="preserve"> </w:t>
      </w:r>
      <w:r>
        <w:t>über das Internetportal allen Bieter/innen zeitgleich mitgeteilt.</w:t>
      </w:r>
    </w:p>
    <w:p w14:paraId="19BEF71E" w14:textId="77777777" w:rsidR="00CE685D" w:rsidRDefault="001509BD">
      <w:pPr>
        <w:pStyle w:val="Textkrper"/>
        <w:spacing w:before="118" w:line="292" w:lineRule="auto"/>
        <w:ind w:left="455" w:right="561"/>
        <w:jc w:val="both"/>
      </w:pPr>
      <w:r>
        <w:t>Bei</w:t>
      </w:r>
      <w:r>
        <w:rPr>
          <w:spacing w:val="-2"/>
        </w:rPr>
        <w:t xml:space="preserve"> </w:t>
      </w:r>
      <w:r>
        <w:t>Rückfragen</w:t>
      </w:r>
      <w:r>
        <w:rPr>
          <w:spacing w:val="-2"/>
        </w:rPr>
        <w:t xml:space="preserve"> </w:t>
      </w:r>
      <w:r>
        <w:t>zur</w:t>
      </w:r>
      <w:r>
        <w:rPr>
          <w:spacing w:val="-2"/>
        </w:rPr>
        <w:t xml:space="preserve"> </w:t>
      </w:r>
      <w:r>
        <w:t>vorliegenden</w:t>
      </w:r>
      <w:r>
        <w:rPr>
          <w:spacing w:val="-2"/>
        </w:rPr>
        <w:t xml:space="preserve"> </w:t>
      </w:r>
      <w:r>
        <w:t>Ausschreibung</w:t>
      </w:r>
      <w:r>
        <w:rPr>
          <w:spacing w:val="-3"/>
        </w:rPr>
        <w:t xml:space="preserve"> </w:t>
      </w:r>
      <w:r>
        <w:t>steht</w:t>
      </w:r>
      <w:r>
        <w:rPr>
          <w:spacing w:val="-2"/>
        </w:rPr>
        <w:t xml:space="preserve"> </w:t>
      </w:r>
      <w:r>
        <w:t>den</w:t>
      </w:r>
      <w:r>
        <w:rPr>
          <w:spacing w:val="-2"/>
        </w:rPr>
        <w:t xml:space="preserve"> </w:t>
      </w:r>
      <w:r>
        <w:t>Bietern/innen</w:t>
      </w:r>
      <w:r>
        <w:rPr>
          <w:spacing w:val="-2"/>
        </w:rPr>
        <w:t xml:space="preserve"> </w:t>
      </w:r>
      <w:r>
        <w:t>die</w:t>
      </w:r>
      <w:r>
        <w:rPr>
          <w:spacing w:val="-2"/>
        </w:rPr>
        <w:t xml:space="preserve"> </w:t>
      </w:r>
      <w:r>
        <w:t>Möglichkeit</w:t>
      </w:r>
      <w:r>
        <w:rPr>
          <w:spacing w:val="-2"/>
        </w:rPr>
        <w:t xml:space="preserve"> </w:t>
      </w:r>
      <w:r>
        <w:t>des</w:t>
      </w:r>
      <w:r>
        <w:rPr>
          <w:spacing w:val="-2"/>
        </w:rPr>
        <w:t xml:space="preserve"> </w:t>
      </w:r>
      <w:r>
        <w:t>Vergabe- marktplatzes NRW zur Verfügung.</w:t>
      </w:r>
    </w:p>
    <w:p w14:paraId="4E1AFBE9" w14:textId="77777777" w:rsidR="00CE685D" w:rsidRDefault="001509BD">
      <w:pPr>
        <w:pStyle w:val="Textkrper"/>
        <w:spacing w:before="118" w:line="292" w:lineRule="auto"/>
        <w:ind w:left="455" w:right="562"/>
        <w:jc w:val="both"/>
      </w:pPr>
      <w:r>
        <w:t>Um die Transparenz des Verfahrens zu gewährleisten und den Gleichbehandlungsgrundsatz zu wah- ren, wird die Vergabestelle Antworten auf Bieter/innen fragen unter Angabe der Fragen anonymisiert allen Bieter/innen zur Verfügung stellen, es sei denn, der Schutz von Betriebs- und Geschäftsgeheim- nissen steht einer generellen Beantwortung entgegen.</w:t>
      </w:r>
    </w:p>
    <w:p w14:paraId="7C3EF474" w14:textId="77777777" w:rsidR="00CE685D" w:rsidRDefault="00CE685D">
      <w:pPr>
        <w:pStyle w:val="Textkrper"/>
      </w:pPr>
    </w:p>
    <w:p w14:paraId="16350C0A" w14:textId="77777777" w:rsidR="00CE685D" w:rsidRDefault="00CE685D">
      <w:pPr>
        <w:pStyle w:val="Textkrper"/>
      </w:pPr>
    </w:p>
    <w:p w14:paraId="0C1BA5E4" w14:textId="77777777" w:rsidR="00CE685D" w:rsidRDefault="00CE685D">
      <w:pPr>
        <w:pStyle w:val="Textkrper"/>
        <w:spacing w:before="170"/>
      </w:pPr>
    </w:p>
    <w:p w14:paraId="1BB7CF88" w14:textId="77777777" w:rsidR="00CE685D" w:rsidRDefault="001509BD">
      <w:pPr>
        <w:pStyle w:val="berschrift2"/>
        <w:numPr>
          <w:ilvl w:val="1"/>
          <w:numId w:val="2"/>
        </w:numPr>
        <w:tabs>
          <w:tab w:val="left" w:pos="604"/>
        </w:tabs>
        <w:ind w:left="604" w:hanging="575"/>
      </w:pPr>
      <w:r>
        <w:rPr>
          <w:spacing w:val="-2"/>
        </w:rPr>
        <w:t>Ortskenntnis</w:t>
      </w:r>
    </w:p>
    <w:p w14:paraId="75A1549E" w14:textId="77777777" w:rsidR="00CE685D" w:rsidRDefault="001509BD">
      <w:pPr>
        <w:pStyle w:val="Textkrper"/>
        <w:spacing w:before="133" w:line="249" w:lineRule="auto"/>
        <w:ind w:left="461" w:right="563"/>
        <w:jc w:val="both"/>
      </w:pPr>
      <w:r>
        <w:t>Vor Angebotsabgabe ist zwingend ein Ortstermin wahrzunehmen. Ohne eine vorausgegangene Orts- besichtigung</w:t>
      </w:r>
      <w:r>
        <w:rPr>
          <w:spacing w:val="-12"/>
        </w:rPr>
        <w:t xml:space="preserve"> </w:t>
      </w:r>
      <w:r>
        <w:t>ist</w:t>
      </w:r>
      <w:r>
        <w:rPr>
          <w:spacing w:val="-12"/>
        </w:rPr>
        <w:t xml:space="preserve"> </w:t>
      </w:r>
      <w:r>
        <w:t>eine</w:t>
      </w:r>
      <w:r>
        <w:rPr>
          <w:spacing w:val="-12"/>
        </w:rPr>
        <w:t xml:space="preserve"> </w:t>
      </w:r>
      <w:r>
        <w:t>Wertung</w:t>
      </w:r>
      <w:r>
        <w:rPr>
          <w:spacing w:val="-12"/>
        </w:rPr>
        <w:t xml:space="preserve"> </w:t>
      </w:r>
      <w:r>
        <w:t>des</w:t>
      </w:r>
      <w:r>
        <w:rPr>
          <w:spacing w:val="-12"/>
        </w:rPr>
        <w:t xml:space="preserve"> </w:t>
      </w:r>
      <w:r>
        <w:t>Angebotes</w:t>
      </w:r>
      <w:r>
        <w:rPr>
          <w:spacing w:val="-12"/>
        </w:rPr>
        <w:t xml:space="preserve"> </w:t>
      </w:r>
      <w:r>
        <w:t>ausgeschlossen,</w:t>
      </w:r>
      <w:r>
        <w:rPr>
          <w:spacing w:val="-12"/>
        </w:rPr>
        <w:t xml:space="preserve"> </w:t>
      </w:r>
      <w:r>
        <w:t>da</w:t>
      </w:r>
      <w:r>
        <w:rPr>
          <w:spacing w:val="-12"/>
        </w:rPr>
        <w:t xml:space="preserve"> </w:t>
      </w:r>
      <w:r>
        <w:t>die</w:t>
      </w:r>
      <w:r>
        <w:rPr>
          <w:spacing w:val="-12"/>
        </w:rPr>
        <w:t xml:space="preserve"> </w:t>
      </w:r>
      <w:r>
        <w:t>Gegebenheiten</w:t>
      </w:r>
      <w:r>
        <w:rPr>
          <w:spacing w:val="-12"/>
        </w:rPr>
        <w:t xml:space="preserve"> </w:t>
      </w:r>
      <w:r>
        <w:t>der</w:t>
      </w:r>
      <w:r>
        <w:rPr>
          <w:spacing w:val="-12"/>
        </w:rPr>
        <w:t xml:space="preserve"> </w:t>
      </w:r>
      <w:r>
        <w:t>TH</w:t>
      </w:r>
      <w:r>
        <w:rPr>
          <w:spacing w:val="-12"/>
        </w:rPr>
        <w:t xml:space="preserve"> </w:t>
      </w:r>
      <w:r>
        <w:t>Köln</w:t>
      </w:r>
      <w:r>
        <w:rPr>
          <w:spacing w:val="-12"/>
        </w:rPr>
        <w:t xml:space="preserve"> </w:t>
      </w:r>
      <w:r>
        <w:t>spe- zifisch sind.</w:t>
      </w:r>
    </w:p>
    <w:p w14:paraId="493824CA" w14:textId="77777777" w:rsidR="00CE685D" w:rsidRDefault="001509BD">
      <w:pPr>
        <w:spacing w:before="122"/>
        <w:ind w:left="461"/>
        <w:jc w:val="both"/>
        <w:rPr>
          <w:b/>
          <w:sz w:val="20"/>
        </w:rPr>
      </w:pPr>
      <w:r>
        <w:rPr>
          <w:b/>
          <w:sz w:val="20"/>
        </w:rPr>
        <w:t>Terminvereinbarung</w:t>
      </w:r>
      <w:r>
        <w:rPr>
          <w:b/>
          <w:spacing w:val="-6"/>
          <w:sz w:val="20"/>
        </w:rPr>
        <w:t xml:space="preserve"> </w:t>
      </w:r>
      <w:r>
        <w:rPr>
          <w:b/>
          <w:sz w:val="20"/>
        </w:rPr>
        <w:t>mit</w:t>
      </w:r>
      <w:r>
        <w:rPr>
          <w:b/>
          <w:spacing w:val="-5"/>
          <w:sz w:val="20"/>
        </w:rPr>
        <w:t xml:space="preserve"> </w:t>
      </w:r>
      <w:r>
        <w:rPr>
          <w:b/>
          <w:sz w:val="20"/>
        </w:rPr>
        <w:t>der</w:t>
      </w:r>
      <w:r>
        <w:rPr>
          <w:b/>
          <w:spacing w:val="-4"/>
          <w:sz w:val="20"/>
        </w:rPr>
        <w:t xml:space="preserve"> </w:t>
      </w:r>
      <w:r>
        <w:rPr>
          <w:b/>
          <w:sz w:val="20"/>
        </w:rPr>
        <w:t>Fachabteilung</w:t>
      </w:r>
      <w:r>
        <w:rPr>
          <w:b/>
          <w:spacing w:val="-4"/>
          <w:sz w:val="20"/>
        </w:rPr>
        <w:t xml:space="preserve"> </w:t>
      </w:r>
      <w:r>
        <w:rPr>
          <w:b/>
          <w:sz w:val="20"/>
        </w:rPr>
        <w:t>HR</w:t>
      </w:r>
      <w:r>
        <w:rPr>
          <w:b/>
          <w:spacing w:val="-3"/>
          <w:sz w:val="20"/>
        </w:rPr>
        <w:t xml:space="preserve"> </w:t>
      </w:r>
      <w:r>
        <w:rPr>
          <w:b/>
          <w:spacing w:val="-5"/>
          <w:sz w:val="20"/>
        </w:rPr>
        <w:t>10:</w:t>
      </w:r>
    </w:p>
    <w:p w14:paraId="09E828BC" w14:textId="77777777" w:rsidR="00CE685D" w:rsidRDefault="00CE685D">
      <w:pPr>
        <w:pStyle w:val="Textkrper"/>
        <w:rPr>
          <w:b/>
        </w:rPr>
      </w:pPr>
    </w:p>
    <w:p w14:paraId="2A6F757C" w14:textId="77777777" w:rsidR="00CE685D" w:rsidRDefault="00CE685D">
      <w:pPr>
        <w:pStyle w:val="Textkrper"/>
        <w:spacing w:before="30"/>
        <w:rPr>
          <w:b/>
        </w:rPr>
      </w:pPr>
    </w:p>
    <w:p w14:paraId="10FAF0F0" w14:textId="57EB20CE" w:rsidR="00CE685D" w:rsidRDefault="001509BD">
      <w:pPr>
        <w:pStyle w:val="Textkrper"/>
        <w:tabs>
          <w:tab w:val="left" w:pos="2864"/>
        </w:tabs>
        <w:spacing w:line="376" w:lineRule="auto"/>
        <w:ind w:left="460" w:right="5518"/>
      </w:pPr>
      <w:r>
        <w:t>Herr Feldhoff</w:t>
      </w:r>
      <w:r>
        <w:tab/>
        <w:t>02261</w:t>
      </w:r>
      <w:r>
        <w:rPr>
          <w:spacing w:val="-14"/>
        </w:rPr>
        <w:t xml:space="preserve"> </w:t>
      </w:r>
      <w:r>
        <w:t>/</w:t>
      </w:r>
      <w:r>
        <w:rPr>
          <w:spacing w:val="-14"/>
        </w:rPr>
        <w:t xml:space="preserve"> </w:t>
      </w:r>
      <w:r>
        <w:t>8196-</w:t>
      </w:r>
      <w:r w:rsidR="00DF3771">
        <w:t>6</w:t>
      </w:r>
      <w:r>
        <w:t>316</w:t>
      </w:r>
      <w:r w:rsidR="00DF3771">
        <w:t xml:space="preserve"> </w:t>
      </w:r>
      <w:r>
        <w:rPr>
          <w:spacing w:val="-4"/>
        </w:rPr>
        <w:t>oder</w:t>
      </w:r>
    </w:p>
    <w:p w14:paraId="05F9E754" w14:textId="77777777" w:rsidR="00CE685D" w:rsidRDefault="001509BD">
      <w:pPr>
        <w:pStyle w:val="Textkrper"/>
        <w:tabs>
          <w:tab w:val="left" w:pos="2866"/>
        </w:tabs>
        <w:spacing w:line="228" w:lineRule="exact"/>
        <w:ind w:left="460"/>
      </w:pPr>
      <w:r>
        <w:t>Herr</w:t>
      </w:r>
      <w:r>
        <w:rPr>
          <w:spacing w:val="-4"/>
        </w:rPr>
        <w:t xml:space="preserve"> </w:t>
      </w:r>
      <w:r>
        <w:rPr>
          <w:spacing w:val="-2"/>
        </w:rPr>
        <w:t>Röttger</w:t>
      </w:r>
      <w:r>
        <w:tab/>
        <w:t>02261</w:t>
      </w:r>
      <w:r>
        <w:rPr>
          <w:spacing w:val="-9"/>
        </w:rPr>
        <w:t xml:space="preserve"> </w:t>
      </w:r>
      <w:r>
        <w:t>/</w:t>
      </w:r>
      <w:r>
        <w:rPr>
          <w:spacing w:val="-6"/>
        </w:rPr>
        <w:t xml:space="preserve"> </w:t>
      </w:r>
      <w:r>
        <w:t>8196-</w:t>
      </w:r>
      <w:r>
        <w:rPr>
          <w:spacing w:val="-4"/>
        </w:rPr>
        <w:t>6222</w:t>
      </w:r>
    </w:p>
    <w:p w14:paraId="5F2C4792" w14:textId="77777777" w:rsidR="00CE685D" w:rsidRDefault="00CE685D">
      <w:pPr>
        <w:pStyle w:val="Textkrper"/>
      </w:pPr>
    </w:p>
    <w:p w14:paraId="40C2A5DF" w14:textId="4556C6C9" w:rsidR="00365281" w:rsidRDefault="00365281">
      <w:pPr>
        <w:rPr>
          <w:ins w:id="39" w:author="Ingeborg Roggendorf (iroggend)" w:date="2025-11-28T14:13:00Z"/>
          <w:sz w:val="20"/>
          <w:szCs w:val="20"/>
        </w:rPr>
      </w:pPr>
      <w:ins w:id="40" w:author="Ingeborg Roggendorf (iroggend)" w:date="2025-11-28T14:13:00Z">
        <w:r>
          <w:br w:type="page"/>
        </w:r>
      </w:ins>
    </w:p>
    <w:p w14:paraId="2D14F2B3" w14:textId="77777777" w:rsidR="00CE685D" w:rsidRDefault="00CE685D">
      <w:pPr>
        <w:pStyle w:val="Textkrper"/>
      </w:pPr>
    </w:p>
    <w:p w14:paraId="06624331" w14:textId="77777777" w:rsidR="00CE685D" w:rsidRDefault="00CE685D">
      <w:pPr>
        <w:pStyle w:val="Textkrper"/>
        <w:spacing w:before="197"/>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3189"/>
        <w:gridCol w:w="3686"/>
        <w:gridCol w:w="1135"/>
        <w:gridCol w:w="1135"/>
      </w:tblGrid>
      <w:tr w:rsidR="00CE685D" w14:paraId="2E53990E" w14:textId="77777777">
        <w:trPr>
          <w:trHeight w:val="700"/>
        </w:trPr>
        <w:tc>
          <w:tcPr>
            <w:tcW w:w="568" w:type="dxa"/>
            <w:tcBorders>
              <w:bottom w:val="single" w:sz="8" w:space="0" w:color="000000"/>
            </w:tcBorders>
          </w:tcPr>
          <w:p w14:paraId="02B866DA" w14:textId="77777777" w:rsidR="00CE685D" w:rsidRDefault="001509BD">
            <w:pPr>
              <w:pStyle w:val="TableParagraph"/>
              <w:spacing w:before="54"/>
              <w:ind w:left="9" w:right="1"/>
              <w:jc w:val="center"/>
              <w:rPr>
                <w:b/>
                <w:sz w:val="14"/>
              </w:rPr>
            </w:pPr>
            <w:r>
              <w:rPr>
                <w:b/>
                <w:color w:val="000000"/>
                <w:spacing w:val="-5"/>
                <w:sz w:val="14"/>
                <w:highlight w:val="lightGray"/>
              </w:rPr>
              <w:t>Nr</w:t>
            </w:r>
            <w:r>
              <w:rPr>
                <w:b/>
                <w:color w:val="000000"/>
                <w:spacing w:val="-5"/>
                <w:sz w:val="14"/>
              </w:rPr>
              <w:t>.</w:t>
            </w:r>
          </w:p>
        </w:tc>
        <w:tc>
          <w:tcPr>
            <w:tcW w:w="3189" w:type="dxa"/>
            <w:tcBorders>
              <w:bottom w:val="single" w:sz="8" w:space="0" w:color="000000"/>
            </w:tcBorders>
          </w:tcPr>
          <w:p w14:paraId="774E6793" w14:textId="77777777" w:rsidR="00CE685D" w:rsidRDefault="001509BD">
            <w:pPr>
              <w:pStyle w:val="TableParagraph"/>
              <w:spacing w:before="54"/>
              <w:ind w:left="106"/>
              <w:rPr>
                <w:b/>
                <w:sz w:val="14"/>
              </w:rPr>
            </w:pPr>
            <w:r>
              <w:rPr>
                <w:b/>
                <w:color w:val="000000"/>
                <w:spacing w:val="-2"/>
                <w:sz w:val="14"/>
                <w:highlight w:val="lightGray"/>
              </w:rPr>
              <w:t>Anforderung</w:t>
            </w:r>
          </w:p>
        </w:tc>
        <w:tc>
          <w:tcPr>
            <w:tcW w:w="3686" w:type="dxa"/>
            <w:tcBorders>
              <w:bottom w:val="single" w:sz="8" w:space="0" w:color="000000"/>
            </w:tcBorders>
          </w:tcPr>
          <w:p w14:paraId="15E85CF5" w14:textId="77777777" w:rsidR="00CE685D" w:rsidRDefault="001509BD">
            <w:pPr>
              <w:pStyle w:val="TableParagraph"/>
              <w:spacing w:before="54"/>
              <w:ind w:left="106"/>
              <w:rPr>
                <w:b/>
                <w:sz w:val="14"/>
              </w:rPr>
            </w:pPr>
            <w:r>
              <w:rPr>
                <w:b/>
                <w:color w:val="000000"/>
                <w:sz w:val="14"/>
                <w:highlight w:val="lightGray"/>
              </w:rPr>
              <w:t>Angaben</w:t>
            </w:r>
            <w:r>
              <w:rPr>
                <w:b/>
                <w:color w:val="000000"/>
                <w:spacing w:val="-5"/>
                <w:sz w:val="14"/>
                <w:highlight w:val="lightGray"/>
              </w:rPr>
              <w:t xml:space="preserve"> </w:t>
            </w:r>
            <w:r>
              <w:rPr>
                <w:b/>
                <w:color w:val="000000"/>
                <w:sz w:val="14"/>
                <w:highlight w:val="lightGray"/>
              </w:rPr>
              <w:t>durch</w:t>
            </w:r>
            <w:r>
              <w:rPr>
                <w:b/>
                <w:color w:val="000000"/>
                <w:spacing w:val="-4"/>
                <w:sz w:val="14"/>
                <w:highlight w:val="lightGray"/>
              </w:rPr>
              <w:t xml:space="preserve"> </w:t>
            </w:r>
            <w:r>
              <w:rPr>
                <w:b/>
                <w:color w:val="000000"/>
                <w:spacing w:val="-2"/>
                <w:sz w:val="14"/>
                <w:highlight w:val="lightGray"/>
              </w:rPr>
              <w:t>Bieter</w:t>
            </w:r>
          </w:p>
        </w:tc>
        <w:tc>
          <w:tcPr>
            <w:tcW w:w="1135" w:type="dxa"/>
            <w:tcBorders>
              <w:bottom w:val="single" w:sz="8" w:space="0" w:color="000000"/>
            </w:tcBorders>
          </w:tcPr>
          <w:p w14:paraId="0E42D270" w14:textId="77777777" w:rsidR="00CE685D" w:rsidRDefault="001509BD">
            <w:pPr>
              <w:pStyle w:val="TableParagraph"/>
              <w:spacing w:before="54"/>
              <w:ind w:left="105" w:right="107"/>
              <w:rPr>
                <w:b/>
                <w:sz w:val="14"/>
              </w:rPr>
            </w:pPr>
            <w:r>
              <w:rPr>
                <w:b/>
                <w:color w:val="000000"/>
                <w:spacing w:val="-2"/>
                <w:sz w:val="14"/>
                <w:highlight w:val="lightGray"/>
              </w:rPr>
              <w:t>Ausschluss-</w:t>
            </w:r>
            <w:r>
              <w:rPr>
                <w:b/>
                <w:color w:val="000000"/>
                <w:spacing w:val="40"/>
                <w:sz w:val="14"/>
              </w:rPr>
              <w:t xml:space="preserve"> </w:t>
            </w:r>
            <w:r>
              <w:rPr>
                <w:b/>
                <w:color w:val="000000"/>
                <w:sz w:val="14"/>
                <w:highlight w:val="lightGray"/>
              </w:rPr>
              <w:t>und</w:t>
            </w:r>
            <w:r>
              <w:rPr>
                <w:b/>
                <w:color w:val="000000"/>
                <w:spacing w:val="-2"/>
                <w:sz w:val="14"/>
                <w:highlight w:val="lightGray"/>
              </w:rPr>
              <w:t xml:space="preserve"> </w:t>
            </w:r>
            <w:r>
              <w:rPr>
                <w:b/>
                <w:color w:val="000000"/>
                <w:sz w:val="14"/>
                <w:highlight w:val="lightGray"/>
              </w:rPr>
              <w:t>Bewer-</w:t>
            </w:r>
          </w:p>
          <w:p w14:paraId="348FC557" w14:textId="77777777" w:rsidR="00CE685D" w:rsidRDefault="001509BD">
            <w:pPr>
              <w:pStyle w:val="TableParagraph"/>
              <w:spacing w:line="160" w:lineRule="atLeast"/>
              <w:ind w:left="105" w:right="107"/>
              <w:rPr>
                <w:b/>
                <w:sz w:val="14"/>
              </w:rPr>
            </w:pPr>
            <w:r>
              <w:rPr>
                <w:b/>
                <w:color w:val="000000"/>
                <w:spacing w:val="-2"/>
                <w:sz w:val="14"/>
                <w:highlight w:val="lightGray"/>
              </w:rPr>
              <w:t>tungskrite-</w:t>
            </w:r>
            <w:r>
              <w:rPr>
                <w:b/>
                <w:color w:val="000000"/>
                <w:spacing w:val="40"/>
                <w:sz w:val="14"/>
              </w:rPr>
              <w:t xml:space="preserve"> </w:t>
            </w:r>
            <w:r>
              <w:rPr>
                <w:b/>
                <w:color w:val="000000"/>
                <w:spacing w:val="-4"/>
                <w:sz w:val="14"/>
                <w:highlight w:val="lightGray"/>
              </w:rPr>
              <w:t>rien</w:t>
            </w:r>
          </w:p>
        </w:tc>
        <w:tc>
          <w:tcPr>
            <w:tcW w:w="1135" w:type="dxa"/>
            <w:tcBorders>
              <w:bottom w:val="single" w:sz="8" w:space="0" w:color="000000"/>
            </w:tcBorders>
          </w:tcPr>
          <w:p w14:paraId="0A926C5B" w14:textId="77777777" w:rsidR="00CE685D" w:rsidRDefault="001509BD">
            <w:pPr>
              <w:pStyle w:val="TableParagraph"/>
              <w:spacing w:before="54"/>
              <w:ind w:left="104" w:right="107"/>
              <w:rPr>
                <w:b/>
                <w:sz w:val="14"/>
              </w:rPr>
            </w:pPr>
            <w:r>
              <w:rPr>
                <w:b/>
                <w:color w:val="000000"/>
                <w:sz w:val="14"/>
                <w:highlight w:val="lightGray"/>
              </w:rPr>
              <w:t>Wie</w:t>
            </w:r>
            <w:r>
              <w:rPr>
                <w:b/>
                <w:color w:val="000000"/>
                <w:spacing w:val="-6"/>
                <w:sz w:val="14"/>
                <w:highlight w:val="lightGray"/>
              </w:rPr>
              <w:t xml:space="preserve"> </w:t>
            </w:r>
            <w:r>
              <w:rPr>
                <w:b/>
                <w:color w:val="000000"/>
                <w:sz w:val="14"/>
                <w:highlight w:val="lightGray"/>
              </w:rPr>
              <w:t>wichtig</w:t>
            </w:r>
            <w:r>
              <w:rPr>
                <w:b/>
                <w:color w:val="000000"/>
                <w:spacing w:val="40"/>
                <w:sz w:val="14"/>
              </w:rPr>
              <w:t xml:space="preserve"> </w:t>
            </w:r>
            <w:r>
              <w:rPr>
                <w:b/>
                <w:color w:val="000000"/>
                <w:sz w:val="14"/>
                <w:highlight w:val="lightGray"/>
              </w:rPr>
              <w:t>ist die Eigen-</w:t>
            </w:r>
            <w:r>
              <w:rPr>
                <w:b/>
                <w:color w:val="000000"/>
                <w:spacing w:val="40"/>
                <w:sz w:val="14"/>
              </w:rPr>
              <w:t xml:space="preserve"> </w:t>
            </w:r>
            <w:r>
              <w:rPr>
                <w:b/>
                <w:color w:val="000000"/>
                <w:sz w:val="14"/>
                <w:highlight w:val="lightGray"/>
              </w:rPr>
              <w:t>schaft</w:t>
            </w:r>
            <w:r>
              <w:rPr>
                <w:b/>
                <w:color w:val="000000"/>
                <w:spacing w:val="-5"/>
                <w:sz w:val="14"/>
                <w:highlight w:val="lightGray"/>
              </w:rPr>
              <w:t xml:space="preserve"> </w:t>
            </w:r>
            <w:r>
              <w:rPr>
                <w:b/>
                <w:color w:val="000000"/>
                <w:spacing w:val="-2"/>
                <w:sz w:val="14"/>
                <w:highlight w:val="lightGray"/>
              </w:rPr>
              <w:t>[WE]?*</w:t>
            </w:r>
          </w:p>
        </w:tc>
      </w:tr>
      <w:tr w:rsidR="00CE685D" w14:paraId="693AE2DD" w14:textId="77777777">
        <w:trPr>
          <w:trHeight w:val="3323"/>
        </w:trPr>
        <w:tc>
          <w:tcPr>
            <w:tcW w:w="568" w:type="dxa"/>
            <w:tcBorders>
              <w:top w:val="single" w:sz="8" w:space="0" w:color="000000"/>
            </w:tcBorders>
          </w:tcPr>
          <w:p w14:paraId="58237830" w14:textId="77777777" w:rsidR="00CE685D" w:rsidRDefault="001509BD">
            <w:pPr>
              <w:pStyle w:val="TableParagraph"/>
              <w:spacing w:before="55"/>
              <w:ind w:left="9"/>
              <w:jc w:val="center"/>
              <w:rPr>
                <w:b/>
                <w:sz w:val="14"/>
              </w:rPr>
            </w:pPr>
            <w:commentRangeStart w:id="41"/>
            <w:commentRangeStart w:id="42"/>
            <w:r>
              <w:rPr>
                <w:b/>
                <w:color w:val="000000"/>
                <w:spacing w:val="-10"/>
                <w:sz w:val="14"/>
                <w:highlight w:val="lightGray"/>
              </w:rPr>
              <w:t>1</w:t>
            </w:r>
          </w:p>
        </w:tc>
        <w:tc>
          <w:tcPr>
            <w:tcW w:w="3189" w:type="dxa"/>
            <w:tcBorders>
              <w:top w:val="single" w:sz="8" w:space="0" w:color="000000"/>
            </w:tcBorders>
          </w:tcPr>
          <w:p w14:paraId="63C6BBED" w14:textId="61AA7E13" w:rsidR="00CE685D" w:rsidRDefault="001509BD">
            <w:pPr>
              <w:pStyle w:val="TableParagraph"/>
              <w:spacing w:before="55"/>
              <w:ind w:left="106" w:right="157"/>
              <w:rPr>
                <w:ins w:id="43" w:author="Carsten Röttger (croettge)" w:date="2025-12-03T10:02:00Z"/>
                <w:sz w:val="20"/>
              </w:rPr>
            </w:pPr>
            <w:commentRangeStart w:id="44"/>
            <w:commentRangeStart w:id="45"/>
            <w:commentRangeStart w:id="46"/>
            <w:r>
              <w:rPr>
                <w:sz w:val="20"/>
              </w:rPr>
              <w:t>Sachkundigennachweis nach DIN</w:t>
            </w:r>
            <w:r>
              <w:rPr>
                <w:spacing w:val="-13"/>
                <w:sz w:val="20"/>
              </w:rPr>
              <w:t xml:space="preserve"> </w:t>
            </w:r>
            <w:r>
              <w:rPr>
                <w:sz w:val="20"/>
              </w:rPr>
              <w:t>VDE</w:t>
            </w:r>
            <w:r>
              <w:rPr>
                <w:spacing w:val="-14"/>
                <w:sz w:val="20"/>
              </w:rPr>
              <w:t xml:space="preserve"> </w:t>
            </w:r>
            <w:r>
              <w:rPr>
                <w:sz w:val="20"/>
              </w:rPr>
              <w:t>0100-600:2017-06</w:t>
            </w:r>
            <w:r>
              <w:rPr>
                <w:spacing w:val="-13"/>
                <w:sz w:val="20"/>
              </w:rPr>
              <w:t xml:space="preserve"> </w:t>
            </w:r>
            <w:r>
              <w:rPr>
                <w:sz w:val="20"/>
              </w:rPr>
              <w:t>und DIN VDE 0105-100:2015-10</w:t>
            </w:r>
          </w:p>
          <w:p w14:paraId="64B38BFF" w14:textId="6CD9F48F" w:rsidR="00625671" w:rsidRDefault="00625671">
            <w:pPr>
              <w:pStyle w:val="TableParagraph"/>
              <w:spacing w:before="55"/>
              <w:ind w:left="106" w:right="157"/>
              <w:rPr>
                <w:ins w:id="47" w:author="Carsten Röttger (croettge)" w:date="2025-12-03T10:02:00Z"/>
                <w:sz w:val="20"/>
              </w:rPr>
            </w:pPr>
          </w:p>
          <w:p w14:paraId="08534B00" w14:textId="77777777" w:rsidR="00625671" w:rsidRPr="00D362D6" w:rsidRDefault="00625671" w:rsidP="00625671">
            <w:pPr>
              <w:tabs>
                <w:tab w:val="left" w:pos="406"/>
              </w:tabs>
              <w:rPr>
                <w:ins w:id="48" w:author="Carsten Röttger (croettge)" w:date="2025-12-03T10:02:00Z"/>
                <w:szCs w:val="20"/>
                <w:highlight w:val="yellow"/>
              </w:rPr>
            </w:pPr>
            <w:ins w:id="49" w:author="Carsten Röttger (croettge)" w:date="2025-12-03T10:02:00Z">
              <w:r w:rsidRPr="00D362D6">
                <w:rPr>
                  <w:szCs w:val="20"/>
                  <w:highlight w:val="yellow"/>
                </w:rPr>
                <w:t>DIN EN 50678 (VDE 0701) 2021-02</w:t>
              </w:r>
            </w:ins>
          </w:p>
          <w:p w14:paraId="7E70EBCE" w14:textId="77777777" w:rsidR="00625671" w:rsidRDefault="00625671" w:rsidP="00625671">
            <w:pPr>
              <w:tabs>
                <w:tab w:val="left" w:pos="406"/>
              </w:tabs>
              <w:rPr>
                <w:ins w:id="50" w:author="Carsten Röttger (croettge)" w:date="2025-12-03T10:02:00Z"/>
                <w:szCs w:val="20"/>
              </w:rPr>
            </w:pPr>
            <w:ins w:id="51" w:author="Carsten Röttger (croettge)" w:date="2025-12-03T10:02:00Z">
              <w:r w:rsidRPr="00D362D6">
                <w:rPr>
                  <w:szCs w:val="20"/>
                  <w:highlight w:val="yellow"/>
                </w:rPr>
                <w:t>DIN EN 50699 (VDE 0702) 2021--06</w:t>
              </w:r>
            </w:ins>
          </w:p>
          <w:p w14:paraId="0087FE86" w14:textId="77777777" w:rsidR="00625671" w:rsidRDefault="00625671">
            <w:pPr>
              <w:pStyle w:val="TableParagraph"/>
              <w:spacing w:before="55"/>
              <w:ind w:left="106" w:right="157"/>
              <w:rPr>
                <w:sz w:val="20"/>
              </w:rPr>
            </w:pPr>
          </w:p>
          <w:p w14:paraId="5A2461EA" w14:textId="77777777" w:rsidR="00CE685D" w:rsidRDefault="001509BD">
            <w:pPr>
              <w:pStyle w:val="TableParagraph"/>
              <w:spacing w:before="230"/>
              <w:ind w:left="106"/>
              <w:rPr>
                <w:sz w:val="20"/>
              </w:rPr>
            </w:pPr>
            <w:r>
              <w:rPr>
                <w:sz w:val="20"/>
              </w:rPr>
              <w:t>Bitte</w:t>
            </w:r>
            <w:r>
              <w:rPr>
                <w:spacing w:val="-6"/>
                <w:sz w:val="20"/>
              </w:rPr>
              <w:t xml:space="preserve"> </w:t>
            </w:r>
            <w:r>
              <w:rPr>
                <w:sz w:val="20"/>
              </w:rPr>
              <w:t>fügen</w:t>
            </w:r>
            <w:r>
              <w:rPr>
                <w:spacing w:val="-6"/>
                <w:sz w:val="20"/>
              </w:rPr>
              <w:t xml:space="preserve"> </w:t>
            </w:r>
            <w:r>
              <w:rPr>
                <w:sz w:val="20"/>
              </w:rPr>
              <w:t>Sie</w:t>
            </w:r>
            <w:r>
              <w:rPr>
                <w:spacing w:val="-5"/>
                <w:sz w:val="20"/>
              </w:rPr>
              <w:t xml:space="preserve"> </w:t>
            </w:r>
            <w:r>
              <w:rPr>
                <w:sz w:val="20"/>
              </w:rPr>
              <w:t>die</w:t>
            </w:r>
            <w:r>
              <w:rPr>
                <w:spacing w:val="-6"/>
                <w:sz w:val="20"/>
              </w:rPr>
              <w:t xml:space="preserve"> </w:t>
            </w:r>
            <w:r>
              <w:rPr>
                <w:sz w:val="20"/>
              </w:rPr>
              <w:t>Zertifikate</w:t>
            </w:r>
            <w:r>
              <w:rPr>
                <w:spacing w:val="-5"/>
                <w:sz w:val="20"/>
              </w:rPr>
              <w:t xml:space="preserve"> bei</w:t>
            </w:r>
          </w:p>
          <w:p w14:paraId="40CD40A6" w14:textId="77777777" w:rsidR="00CE685D" w:rsidRDefault="001509BD">
            <w:pPr>
              <w:pStyle w:val="TableParagraph"/>
              <w:ind w:left="106"/>
              <w:rPr>
                <w:sz w:val="20"/>
              </w:rPr>
            </w:pPr>
            <w:r>
              <w:rPr>
                <w:sz w:val="20"/>
              </w:rPr>
              <w:t>s.a.</w:t>
            </w:r>
            <w:r>
              <w:rPr>
                <w:spacing w:val="-13"/>
                <w:sz w:val="20"/>
              </w:rPr>
              <w:t xml:space="preserve"> </w:t>
            </w:r>
            <w:r>
              <w:rPr>
                <w:sz w:val="20"/>
              </w:rPr>
              <w:t>Anlage</w:t>
            </w:r>
            <w:r>
              <w:rPr>
                <w:spacing w:val="-13"/>
                <w:sz w:val="20"/>
              </w:rPr>
              <w:t xml:space="preserve"> </w:t>
            </w:r>
            <w:r>
              <w:rPr>
                <w:sz w:val="20"/>
              </w:rPr>
              <w:t>28</w:t>
            </w:r>
            <w:r>
              <w:rPr>
                <w:spacing w:val="-13"/>
                <w:sz w:val="20"/>
              </w:rPr>
              <w:t xml:space="preserve"> </w:t>
            </w:r>
            <w:r>
              <w:rPr>
                <w:sz w:val="20"/>
              </w:rPr>
              <w:t xml:space="preserve">Unternehmens- </w:t>
            </w:r>
            <w:r>
              <w:rPr>
                <w:spacing w:val="-2"/>
                <w:sz w:val="20"/>
              </w:rPr>
              <w:t>darstellung</w:t>
            </w:r>
          </w:p>
          <w:commentRangeEnd w:id="44"/>
          <w:p w14:paraId="1D35F6B3" w14:textId="77777777" w:rsidR="00CE685D" w:rsidRDefault="00365281">
            <w:pPr>
              <w:pStyle w:val="TableParagraph"/>
              <w:rPr>
                <w:sz w:val="17"/>
              </w:rPr>
            </w:pPr>
            <w:r>
              <w:rPr>
                <w:rStyle w:val="Kommentarzeichen"/>
              </w:rPr>
              <w:commentReference w:id="44"/>
            </w:r>
            <w:commentRangeEnd w:id="45"/>
            <w:r w:rsidR="00625671">
              <w:rPr>
                <w:rStyle w:val="Kommentarzeichen"/>
              </w:rPr>
              <w:commentReference w:id="45"/>
            </w:r>
            <w:commentRangeEnd w:id="46"/>
            <w:r w:rsidR="00625671">
              <w:rPr>
                <w:rStyle w:val="Kommentarzeichen"/>
              </w:rPr>
              <w:commentReference w:id="46"/>
            </w:r>
          </w:p>
          <w:p w14:paraId="3A45F510" w14:textId="77777777" w:rsidR="00CE685D" w:rsidRDefault="001509BD">
            <w:pPr>
              <w:pStyle w:val="TableParagraph"/>
              <w:spacing w:line="20" w:lineRule="exact"/>
              <w:ind w:left="106"/>
              <w:rPr>
                <w:sz w:val="2"/>
              </w:rPr>
            </w:pPr>
            <w:r>
              <w:rPr>
                <w:noProof/>
                <w:sz w:val="2"/>
                <w:lang w:eastAsia="de-DE"/>
              </w:rPr>
              <mc:AlternateContent>
                <mc:Choice Requires="wpg">
                  <w:drawing>
                    <wp:inline distT="0" distB="0" distL="0" distR="0" wp14:anchorId="114E0F8F" wp14:editId="7AB78A15">
                      <wp:extent cx="1334770" cy="10795"/>
                      <wp:effectExtent l="9525" t="0" r="0" b="825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4770" cy="10795"/>
                                <a:chOff x="0" y="0"/>
                                <a:chExt cx="1334770" cy="10795"/>
                              </a:xfrm>
                            </wpg:grpSpPr>
                            <wps:wsp>
                              <wps:cNvPr id="3" name="Graphic 3"/>
                              <wps:cNvSpPr/>
                              <wps:spPr>
                                <a:xfrm>
                                  <a:off x="0" y="5086"/>
                                  <a:ext cx="1334770" cy="1270"/>
                                </a:xfrm>
                                <a:custGeom>
                                  <a:avLst/>
                                  <a:gdLst/>
                                  <a:ahLst/>
                                  <a:cxnLst/>
                                  <a:rect l="l" t="t" r="r" b="b"/>
                                  <a:pathLst>
                                    <a:path w="1334770">
                                      <a:moveTo>
                                        <a:pt x="0" y="0"/>
                                      </a:moveTo>
                                      <a:lnTo>
                                        <a:pt x="1334218"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8D92405" id="Group 2" o:spid="_x0000_s1026" style="width:105.1pt;height:.85pt;mso-position-horizontal-relative:char;mso-position-vertical-relative:line" coordsize="13347,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">
                      <v:shape id="Graphic 3" o:spid="_x0000_s1027" style="position:absolute;top:50;width:13347;height:13;visibility:visible;mso-wrap-style:square;v-text-anchor:top" coordsize="1334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" path="m,l1334218,e" filled="f" strokeweight=".28256mm">
                        <v:path arrowok="t"/>
                      </v:shape>
                      <w10:anchorlock/>
                    </v:group>
                  </w:pict>
                </mc:Fallback>
              </mc:AlternateContent>
            </w:r>
          </w:p>
          <w:p w14:paraId="28D73DF5" w14:textId="77777777" w:rsidR="00CE685D" w:rsidRDefault="001509BD">
            <w:pPr>
              <w:pStyle w:val="TableParagraph"/>
              <w:ind w:left="106" w:right="157"/>
              <w:rPr>
                <w:b/>
                <w:sz w:val="18"/>
              </w:rPr>
            </w:pPr>
            <w:r>
              <w:rPr>
                <w:b/>
                <w:sz w:val="18"/>
              </w:rPr>
              <w:t>Achtung!</w:t>
            </w:r>
            <w:r>
              <w:rPr>
                <w:b/>
                <w:spacing w:val="-13"/>
                <w:sz w:val="18"/>
              </w:rPr>
              <w:t xml:space="preserve"> </w:t>
            </w:r>
            <w:r>
              <w:rPr>
                <w:b/>
                <w:sz w:val="18"/>
              </w:rPr>
              <w:t>Sofern</w:t>
            </w:r>
            <w:r>
              <w:rPr>
                <w:b/>
                <w:spacing w:val="-12"/>
                <w:sz w:val="18"/>
              </w:rPr>
              <w:t xml:space="preserve"> </w:t>
            </w:r>
            <w:r>
              <w:rPr>
                <w:b/>
                <w:sz w:val="18"/>
              </w:rPr>
              <w:t>der</w:t>
            </w:r>
            <w:r>
              <w:rPr>
                <w:b/>
                <w:spacing w:val="-13"/>
                <w:sz w:val="18"/>
              </w:rPr>
              <w:t xml:space="preserve"> </w:t>
            </w:r>
            <w:r>
              <w:rPr>
                <w:b/>
                <w:sz w:val="18"/>
              </w:rPr>
              <w:t>Sachkunde- nachweis nicht vorgelegt wird, führt dies zum Ausschluss.</w:t>
            </w:r>
          </w:p>
          <w:p w14:paraId="64709CFE" w14:textId="77777777" w:rsidR="00CE685D" w:rsidRDefault="001509BD">
            <w:pPr>
              <w:pStyle w:val="TableParagraph"/>
              <w:spacing w:before="197"/>
              <w:ind w:left="106"/>
              <w:rPr>
                <w:b/>
                <w:sz w:val="18"/>
              </w:rPr>
            </w:pPr>
            <w:r>
              <w:rPr>
                <w:b/>
                <w:sz w:val="18"/>
              </w:rPr>
              <w:t>Bitte</w:t>
            </w:r>
            <w:r>
              <w:rPr>
                <w:b/>
                <w:spacing w:val="-2"/>
                <w:sz w:val="18"/>
              </w:rPr>
              <w:t xml:space="preserve"> </w:t>
            </w:r>
            <w:r>
              <w:rPr>
                <w:b/>
                <w:sz w:val="18"/>
              </w:rPr>
              <w:t>legen</w:t>
            </w:r>
            <w:r>
              <w:rPr>
                <w:b/>
                <w:spacing w:val="-1"/>
                <w:sz w:val="18"/>
              </w:rPr>
              <w:t xml:space="preserve"> </w:t>
            </w:r>
            <w:r>
              <w:rPr>
                <w:b/>
                <w:sz w:val="18"/>
              </w:rPr>
              <w:t>Sie</w:t>
            </w:r>
            <w:r>
              <w:rPr>
                <w:b/>
                <w:spacing w:val="-2"/>
                <w:sz w:val="18"/>
              </w:rPr>
              <w:t xml:space="preserve"> </w:t>
            </w:r>
            <w:r>
              <w:rPr>
                <w:b/>
                <w:sz w:val="18"/>
              </w:rPr>
              <w:t>eine</w:t>
            </w:r>
            <w:r>
              <w:rPr>
                <w:b/>
                <w:spacing w:val="-2"/>
                <w:sz w:val="18"/>
              </w:rPr>
              <w:t xml:space="preserve"> </w:t>
            </w:r>
            <w:r>
              <w:rPr>
                <w:b/>
                <w:sz w:val="18"/>
              </w:rPr>
              <w:t>Kopie</w:t>
            </w:r>
            <w:r>
              <w:rPr>
                <w:b/>
                <w:spacing w:val="-1"/>
                <w:sz w:val="18"/>
              </w:rPr>
              <w:t xml:space="preserve"> </w:t>
            </w:r>
            <w:r>
              <w:rPr>
                <w:b/>
                <w:spacing w:val="-5"/>
                <w:sz w:val="18"/>
              </w:rPr>
              <w:t>des</w:t>
            </w:r>
          </w:p>
          <w:p w14:paraId="4F43B6EE" w14:textId="77777777" w:rsidR="00CE685D" w:rsidRDefault="001509BD">
            <w:pPr>
              <w:pStyle w:val="TableParagraph"/>
              <w:spacing w:line="206" w:lineRule="exact"/>
              <w:ind w:left="106"/>
              <w:rPr>
                <w:b/>
                <w:sz w:val="18"/>
              </w:rPr>
            </w:pPr>
            <w:r>
              <w:rPr>
                <w:b/>
                <w:sz w:val="18"/>
              </w:rPr>
              <w:t>Sachkundenachweises</w:t>
            </w:r>
            <w:r>
              <w:rPr>
                <w:b/>
                <w:spacing w:val="-15"/>
                <w:sz w:val="18"/>
              </w:rPr>
              <w:t xml:space="preserve"> </w:t>
            </w:r>
            <w:r>
              <w:rPr>
                <w:b/>
                <w:sz w:val="18"/>
              </w:rPr>
              <w:t>den</w:t>
            </w:r>
            <w:r>
              <w:rPr>
                <w:b/>
                <w:spacing w:val="-12"/>
                <w:sz w:val="18"/>
              </w:rPr>
              <w:t xml:space="preserve"> </w:t>
            </w:r>
            <w:r>
              <w:rPr>
                <w:b/>
                <w:sz w:val="18"/>
              </w:rPr>
              <w:t>Unter- lagen bei.</w:t>
            </w:r>
          </w:p>
        </w:tc>
        <w:tc>
          <w:tcPr>
            <w:tcW w:w="3686" w:type="dxa"/>
            <w:tcBorders>
              <w:top w:val="single" w:sz="8" w:space="0" w:color="000000"/>
            </w:tcBorders>
          </w:tcPr>
          <w:p w14:paraId="73CDAF8F" w14:textId="77777777" w:rsidR="00CE685D" w:rsidRDefault="00CE685D">
            <w:pPr>
              <w:pStyle w:val="TableParagraph"/>
              <w:rPr>
                <w:rFonts w:ascii="Times New Roman"/>
                <w:sz w:val="18"/>
              </w:rPr>
            </w:pPr>
          </w:p>
        </w:tc>
        <w:tc>
          <w:tcPr>
            <w:tcW w:w="1135" w:type="dxa"/>
            <w:tcBorders>
              <w:top w:val="single" w:sz="8" w:space="0" w:color="000000"/>
            </w:tcBorders>
          </w:tcPr>
          <w:p w14:paraId="34D4FEC1" w14:textId="77777777" w:rsidR="00CE685D" w:rsidRDefault="001509BD">
            <w:pPr>
              <w:pStyle w:val="TableParagraph"/>
              <w:spacing w:before="55"/>
              <w:ind w:left="105"/>
              <w:rPr>
                <w:sz w:val="20"/>
              </w:rPr>
            </w:pPr>
            <w:r>
              <w:rPr>
                <w:spacing w:val="-10"/>
                <w:sz w:val="20"/>
              </w:rPr>
              <w:t>A</w:t>
            </w:r>
          </w:p>
        </w:tc>
        <w:tc>
          <w:tcPr>
            <w:tcW w:w="1135" w:type="dxa"/>
            <w:tcBorders>
              <w:top w:val="single" w:sz="8" w:space="0" w:color="000000"/>
            </w:tcBorders>
          </w:tcPr>
          <w:p w14:paraId="6A3E0B0D" w14:textId="77777777" w:rsidR="00CE685D" w:rsidRDefault="00CE685D">
            <w:pPr>
              <w:pStyle w:val="TableParagraph"/>
              <w:rPr>
                <w:rFonts w:ascii="Times New Roman"/>
                <w:sz w:val="18"/>
              </w:rPr>
            </w:pPr>
          </w:p>
        </w:tc>
      </w:tr>
      <w:tr w:rsidR="00CE685D" w14:paraId="35A6AE75" w14:textId="77777777">
        <w:trPr>
          <w:trHeight w:val="3598"/>
        </w:trPr>
        <w:tc>
          <w:tcPr>
            <w:tcW w:w="568" w:type="dxa"/>
          </w:tcPr>
          <w:p w14:paraId="131E1CC4" w14:textId="77777777" w:rsidR="00CE685D" w:rsidRDefault="001509BD">
            <w:pPr>
              <w:pStyle w:val="TableParagraph"/>
              <w:spacing w:before="54"/>
              <w:ind w:left="9"/>
              <w:jc w:val="center"/>
              <w:rPr>
                <w:b/>
                <w:sz w:val="14"/>
              </w:rPr>
            </w:pPr>
            <w:r>
              <w:rPr>
                <w:b/>
                <w:color w:val="000000"/>
                <w:spacing w:val="-10"/>
                <w:sz w:val="14"/>
                <w:highlight w:val="lightGray"/>
              </w:rPr>
              <w:t>2</w:t>
            </w:r>
          </w:p>
        </w:tc>
        <w:tc>
          <w:tcPr>
            <w:tcW w:w="3189" w:type="dxa"/>
          </w:tcPr>
          <w:p w14:paraId="054254F0" w14:textId="77777777" w:rsidR="00CE685D" w:rsidRDefault="001509BD">
            <w:pPr>
              <w:pStyle w:val="TableParagraph"/>
              <w:spacing w:before="54"/>
              <w:ind w:left="106" w:right="169"/>
              <w:jc w:val="both"/>
              <w:rPr>
                <w:sz w:val="20"/>
              </w:rPr>
            </w:pPr>
            <w:commentRangeStart w:id="52"/>
            <w:commentRangeStart w:id="53"/>
            <w:commentRangeStart w:id="54"/>
            <w:r>
              <w:rPr>
                <w:sz w:val="20"/>
              </w:rPr>
              <w:t>Anzahl</w:t>
            </w:r>
            <w:r>
              <w:rPr>
                <w:spacing w:val="-9"/>
                <w:sz w:val="20"/>
              </w:rPr>
              <w:t xml:space="preserve"> </w:t>
            </w:r>
            <w:r>
              <w:rPr>
                <w:sz w:val="20"/>
              </w:rPr>
              <w:t>der</w:t>
            </w:r>
            <w:r>
              <w:rPr>
                <w:spacing w:val="-9"/>
                <w:sz w:val="20"/>
              </w:rPr>
              <w:t xml:space="preserve"> </w:t>
            </w:r>
            <w:r>
              <w:rPr>
                <w:sz w:val="20"/>
              </w:rPr>
              <w:t>beschäftigen</w:t>
            </w:r>
            <w:r>
              <w:rPr>
                <w:spacing w:val="-9"/>
                <w:sz w:val="20"/>
              </w:rPr>
              <w:t xml:space="preserve"> </w:t>
            </w:r>
            <w:r>
              <w:rPr>
                <w:sz w:val="20"/>
              </w:rPr>
              <w:t>Fachar- beiter*innen,</w:t>
            </w:r>
            <w:r>
              <w:rPr>
                <w:spacing w:val="-10"/>
                <w:sz w:val="20"/>
              </w:rPr>
              <w:t xml:space="preserve"> </w:t>
            </w:r>
            <w:r>
              <w:rPr>
                <w:sz w:val="20"/>
              </w:rPr>
              <w:t>die</w:t>
            </w:r>
            <w:r>
              <w:rPr>
                <w:spacing w:val="-9"/>
                <w:sz w:val="20"/>
              </w:rPr>
              <w:t xml:space="preserve"> </w:t>
            </w:r>
            <w:r>
              <w:rPr>
                <w:sz w:val="20"/>
              </w:rPr>
              <w:t>der</w:t>
            </w:r>
            <w:r>
              <w:rPr>
                <w:spacing w:val="-10"/>
                <w:sz w:val="20"/>
              </w:rPr>
              <w:t xml:space="preserve"> </w:t>
            </w:r>
            <w:r>
              <w:rPr>
                <w:sz w:val="20"/>
              </w:rPr>
              <w:t>Hochschule zur</w:t>
            </w:r>
            <w:r>
              <w:rPr>
                <w:spacing w:val="-10"/>
                <w:sz w:val="20"/>
              </w:rPr>
              <w:t xml:space="preserve"> </w:t>
            </w:r>
            <w:r>
              <w:rPr>
                <w:sz w:val="20"/>
              </w:rPr>
              <w:t>Verfügung</w:t>
            </w:r>
            <w:r>
              <w:rPr>
                <w:spacing w:val="-10"/>
                <w:sz w:val="20"/>
              </w:rPr>
              <w:t xml:space="preserve"> </w:t>
            </w:r>
            <w:r>
              <w:rPr>
                <w:sz w:val="20"/>
              </w:rPr>
              <w:t>stehen,</w:t>
            </w:r>
            <w:r>
              <w:rPr>
                <w:spacing w:val="-10"/>
                <w:sz w:val="20"/>
              </w:rPr>
              <w:t xml:space="preserve"> </w:t>
            </w:r>
            <w:r>
              <w:rPr>
                <w:sz w:val="20"/>
              </w:rPr>
              <w:t>ohne</w:t>
            </w:r>
            <w:r>
              <w:rPr>
                <w:spacing w:val="-10"/>
                <w:sz w:val="20"/>
              </w:rPr>
              <w:t xml:space="preserve"> </w:t>
            </w:r>
            <w:r>
              <w:rPr>
                <w:sz w:val="20"/>
              </w:rPr>
              <w:t xml:space="preserve">Ver- </w:t>
            </w:r>
            <w:r>
              <w:rPr>
                <w:spacing w:val="-2"/>
                <w:sz w:val="20"/>
              </w:rPr>
              <w:t>waltungspersonal:</w:t>
            </w:r>
          </w:p>
          <w:p w14:paraId="5CC12479" w14:textId="77777777" w:rsidR="00CE685D" w:rsidRDefault="00CE685D">
            <w:pPr>
              <w:pStyle w:val="TableParagraph"/>
              <w:spacing w:before="1"/>
              <w:rPr>
                <w:sz w:val="20"/>
              </w:rPr>
            </w:pPr>
          </w:p>
          <w:p w14:paraId="78A11304" w14:textId="77777777" w:rsidR="00CE685D" w:rsidRDefault="001509BD">
            <w:pPr>
              <w:pStyle w:val="TableParagraph"/>
              <w:spacing w:line="229" w:lineRule="exact"/>
              <w:ind w:left="106"/>
              <w:rPr>
                <w:b/>
                <w:sz w:val="20"/>
              </w:rPr>
            </w:pPr>
            <w:r>
              <w:rPr>
                <w:b/>
                <w:spacing w:val="-2"/>
                <w:sz w:val="20"/>
              </w:rPr>
              <w:t>Meister/Techniker</w:t>
            </w:r>
          </w:p>
          <w:p w14:paraId="56637138" w14:textId="77777777" w:rsidR="00CE685D" w:rsidRDefault="001509BD">
            <w:pPr>
              <w:pStyle w:val="TableParagraph"/>
              <w:spacing w:line="183" w:lineRule="exact"/>
              <w:ind w:left="106"/>
              <w:rPr>
                <w:sz w:val="16"/>
              </w:rPr>
            </w:pPr>
            <w:r>
              <w:rPr>
                <w:sz w:val="16"/>
              </w:rPr>
              <w:t>(mind.</w:t>
            </w:r>
            <w:r>
              <w:rPr>
                <w:spacing w:val="-5"/>
                <w:sz w:val="16"/>
              </w:rPr>
              <w:t xml:space="preserve"> 1)</w:t>
            </w:r>
          </w:p>
          <w:p w14:paraId="3FFB596B" w14:textId="77777777" w:rsidR="00CE685D" w:rsidRDefault="00CE685D">
            <w:pPr>
              <w:pStyle w:val="TableParagraph"/>
              <w:spacing w:before="48"/>
              <w:rPr>
                <w:sz w:val="16"/>
              </w:rPr>
            </w:pPr>
          </w:p>
          <w:p w14:paraId="28A2432D" w14:textId="77777777" w:rsidR="00CE685D" w:rsidRDefault="001509BD">
            <w:pPr>
              <w:pStyle w:val="TableParagraph"/>
              <w:ind w:left="106"/>
              <w:rPr>
                <w:b/>
                <w:sz w:val="20"/>
              </w:rPr>
            </w:pPr>
            <w:r>
              <w:rPr>
                <w:b/>
                <w:sz w:val="20"/>
              </w:rPr>
              <w:t>Gesellen</w:t>
            </w:r>
            <w:r>
              <w:rPr>
                <w:b/>
                <w:spacing w:val="-10"/>
                <w:sz w:val="20"/>
              </w:rPr>
              <w:t xml:space="preserve"> </w:t>
            </w:r>
            <w:r>
              <w:rPr>
                <w:b/>
                <w:sz w:val="20"/>
              </w:rPr>
              <w:t>inkl.</w:t>
            </w:r>
            <w:r>
              <w:rPr>
                <w:b/>
                <w:spacing w:val="-10"/>
                <w:sz w:val="20"/>
              </w:rPr>
              <w:t xml:space="preserve"> </w:t>
            </w:r>
            <w:r>
              <w:rPr>
                <w:b/>
                <w:sz w:val="20"/>
              </w:rPr>
              <w:t>mind.</w:t>
            </w:r>
            <w:r>
              <w:rPr>
                <w:b/>
                <w:spacing w:val="-9"/>
                <w:sz w:val="20"/>
              </w:rPr>
              <w:t xml:space="preserve"> </w:t>
            </w:r>
            <w:r>
              <w:rPr>
                <w:b/>
                <w:sz w:val="20"/>
              </w:rPr>
              <w:t>1</w:t>
            </w:r>
            <w:r>
              <w:rPr>
                <w:b/>
                <w:spacing w:val="-10"/>
                <w:sz w:val="20"/>
              </w:rPr>
              <w:t xml:space="preserve"> </w:t>
            </w:r>
            <w:r>
              <w:rPr>
                <w:b/>
                <w:sz w:val="20"/>
              </w:rPr>
              <w:t xml:space="preserve">Ober- </w:t>
            </w:r>
            <w:r>
              <w:rPr>
                <w:b/>
                <w:spacing w:val="-2"/>
                <w:sz w:val="20"/>
              </w:rPr>
              <w:t>monteur</w:t>
            </w:r>
          </w:p>
          <w:p w14:paraId="73F7DF00" w14:textId="28265E39" w:rsidR="00CE685D" w:rsidRDefault="001509BD">
            <w:pPr>
              <w:pStyle w:val="TableParagraph"/>
              <w:spacing w:line="183" w:lineRule="exact"/>
              <w:ind w:left="106"/>
              <w:rPr>
                <w:sz w:val="16"/>
              </w:rPr>
            </w:pPr>
            <w:r>
              <w:rPr>
                <w:sz w:val="16"/>
              </w:rPr>
              <w:t>(mind.</w:t>
            </w:r>
            <w:r>
              <w:rPr>
                <w:spacing w:val="-5"/>
                <w:sz w:val="16"/>
              </w:rPr>
              <w:t xml:space="preserve"> </w:t>
            </w:r>
            <w:ins w:id="55" w:author="Carsten Röttger (croettge)" w:date="2025-12-03T10:03:00Z">
              <w:r w:rsidR="00625671">
                <w:rPr>
                  <w:spacing w:val="-5"/>
                  <w:sz w:val="16"/>
                </w:rPr>
                <w:t>3</w:t>
              </w:r>
            </w:ins>
            <w:del w:id="56" w:author="Carsten Röttger (croettge)" w:date="2025-12-03T10:03:00Z">
              <w:r w:rsidDel="00625671">
                <w:rPr>
                  <w:spacing w:val="-5"/>
                  <w:sz w:val="16"/>
                </w:rPr>
                <w:delText>5</w:delText>
              </w:r>
            </w:del>
            <w:r>
              <w:rPr>
                <w:spacing w:val="-5"/>
                <w:sz w:val="16"/>
              </w:rPr>
              <w:t>)</w:t>
            </w:r>
          </w:p>
          <w:p w14:paraId="0732F20C" w14:textId="77777777" w:rsidR="00CE685D" w:rsidRDefault="00CE685D">
            <w:pPr>
              <w:pStyle w:val="TableParagraph"/>
              <w:spacing w:before="47"/>
              <w:rPr>
                <w:sz w:val="16"/>
              </w:rPr>
            </w:pPr>
          </w:p>
          <w:p w14:paraId="487C7154" w14:textId="77777777" w:rsidR="00CE685D" w:rsidRDefault="001509BD">
            <w:pPr>
              <w:pStyle w:val="TableParagraph"/>
              <w:spacing w:line="229" w:lineRule="exact"/>
              <w:ind w:left="106"/>
              <w:rPr>
                <w:b/>
                <w:sz w:val="20"/>
              </w:rPr>
            </w:pPr>
            <w:r>
              <w:rPr>
                <w:b/>
                <w:spacing w:val="-2"/>
                <w:sz w:val="20"/>
              </w:rPr>
              <w:t>Helfer</w:t>
            </w:r>
          </w:p>
          <w:p w14:paraId="69147B7B" w14:textId="77777777" w:rsidR="00CE685D" w:rsidRDefault="001509BD">
            <w:pPr>
              <w:pStyle w:val="TableParagraph"/>
              <w:spacing w:line="183" w:lineRule="exact"/>
              <w:ind w:left="106"/>
              <w:rPr>
                <w:sz w:val="16"/>
              </w:rPr>
            </w:pPr>
            <w:r>
              <w:rPr>
                <w:sz w:val="16"/>
              </w:rPr>
              <w:t>(mind.</w:t>
            </w:r>
            <w:r>
              <w:rPr>
                <w:spacing w:val="-5"/>
                <w:sz w:val="16"/>
              </w:rPr>
              <w:t xml:space="preserve"> 2)</w:t>
            </w:r>
          </w:p>
          <w:p w14:paraId="51D200F6" w14:textId="77777777" w:rsidR="00CE685D" w:rsidRDefault="00CE685D">
            <w:pPr>
              <w:pStyle w:val="TableParagraph"/>
              <w:spacing w:before="48"/>
              <w:rPr>
                <w:sz w:val="16"/>
              </w:rPr>
            </w:pPr>
          </w:p>
          <w:p w14:paraId="007BD110" w14:textId="77777777" w:rsidR="00CE685D" w:rsidRDefault="001509BD">
            <w:pPr>
              <w:pStyle w:val="TableParagraph"/>
              <w:spacing w:line="211" w:lineRule="exact"/>
              <w:ind w:left="106"/>
              <w:rPr>
                <w:b/>
                <w:sz w:val="20"/>
              </w:rPr>
            </w:pPr>
            <w:r>
              <w:rPr>
                <w:b/>
                <w:spacing w:val="-2"/>
                <w:sz w:val="20"/>
              </w:rPr>
              <w:t>Gesamt</w:t>
            </w:r>
            <w:commentRangeEnd w:id="52"/>
            <w:r w:rsidR="00442B0F">
              <w:rPr>
                <w:rStyle w:val="Kommentarzeichen"/>
              </w:rPr>
              <w:commentReference w:id="52"/>
            </w:r>
            <w:commentRangeEnd w:id="53"/>
            <w:r w:rsidR="0010526F">
              <w:rPr>
                <w:rStyle w:val="Kommentarzeichen"/>
              </w:rPr>
              <w:commentReference w:id="53"/>
            </w:r>
            <w:commentRangeEnd w:id="54"/>
            <w:r w:rsidR="00625671">
              <w:rPr>
                <w:rStyle w:val="Kommentarzeichen"/>
              </w:rPr>
              <w:commentReference w:id="54"/>
            </w:r>
          </w:p>
        </w:tc>
        <w:tc>
          <w:tcPr>
            <w:tcW w:w="3686" w:type="dxa"/>
          </w:tcPr>
          <w:p w14:paraId="290FF14F" w14:textId="77777777" w:rsidR="00CE685D" w:rsidRDefault="00CE685D">
            <w:pPr>
              <w:pStyle w:val="TableParagraph"/>
              <w:rPr>
                <w:rFonts w:ascii="Times New Roman"/>
                <w:sz w:val="18"/>
              </w:rPr>
            </w:pPr>
          </w:p>
        </w:tc>
        <w:tc>
          <w:tcPr>
            <w:tcW w:w="1135" w:type="dxa"/>
          </w:tcPr>
          <w:p w14:paraId="63A93AC4" w14:textId="77777777" w:rsidR="00CE685D" w:rsidRDefault="001509BD">
            <w:pPr>
              <w:pStyle w:val="TableParagraph"/>
              <w:spacing w:before="54"/>
              <w:ind w:left="105"/>
              <w:rPr>
                <w:sz w:val="20"/>
              </w:rPr>
            </w:pPr>
            <w:r>
              <w:rPr>
                <w:spacing w:val="-10"/>
                <w:sz w:val="20"/>
              </w:rPr>
              <w:t>A</w:t>
            </w:r>
            <w:commentRangeEnd w:id="41"/>
            <w:r w:rsidR="00442B0F">
              <w:rPr>
                <w:rStyle w:val="Kommentarzeichen"/>
              </w:rPr>
              <w:commentReference w:id="41"/>
            </w:r>
            <w:r w:rsidR="00625671">
              <w:rPr>
                <w:rStyle w:val="Kommentarzeichen"/>
              </w:rPr>
              <w:commentReference w:id="42"/>
            </w:r>
          </w:p>
        </w:tc>
        <w:tc>
          <w:tcPr>
            <w:tcW w:w="1135" w:type="dxa"/>
          </w:tcPr>
          <w:p w14:paraId="6E405917" w14:textId="77777777" w:rsidR="00CE685D" w:rsidRDefault="00CE685D">
            <w:pPr>
              <w:pStyle w:val="TableParagraph"/>
              <w:rPr>
                <w:rFonts w:ascii="Times New Roman"/>
                <w:sz w:val="18"/>
              </w:rPr>
            </w:pPr>
          </w:p>
        </w:tc>
      </w:tr>
      <w:commentRangeEnd w:id="42"/>
      <w:tr w:rsidR="0010526F" w14:paraId="7377649D" w14:textId="77777777">
        <w:trPr>
          <w:trHeight w:val="3598"/>
          <w:ins w:id="57" w:author="Ingeborg Roggendorf (iroggend)" w:date="2025-11-28T14:14:00Z"/>
        </w:trPr>
        <w:tc>
          <w:tcPr>
            <w:tcW w:w="568" w:type="dxa"/>
          </w:tcPr>
          <w:p w14:paraId="4E75A4D7" w14:textId="2A4AD097" w:rsidR="0010526F" w:rsidRDefault="0010526F">
            <w:pPr>
              <w:pStyle w:val="TableParagraph"/>
              <w:spacing w:before="54"/>
              <w:ind w:left="9"/>
              <w:jc w:val="center"/>
              <w:rPr>
                <w:ins w:id="58" w:author="Ingeborg Roggendorf (iroggend)" w:date="2025-11-28T14:14:00Z"/>
                <w:b/>
                <w:color w:val="000000"/>
                <w:spacing w:val="-10"/>
                <w:sz w:val="14"/>
                <w:highlight w:val="lightGray"/>
              </w:rPr>
            </w:pPr>
            <w:ins w:id="59" w:author="Ingeborg Roggendorf (iroggend)" w:date="2025-11-28T14:14:00Z">
              <w:r>
                <w:rPr>
                  <w:b/>
                  <w:color w:val="000000"/>
                  <w:spacing w:val="-10"/>
                  <w:sz w:val="14"/>
                  <w:highlight w:val="lightGray"/>
                </w:rPr>
                <w:t>3</w:t>
              </w:r>
            </w:ins>
          </w:p>
        </w:tc>
        <w:tc>
          <w:tcPr>
            <w:tcW w:w="3189" w:type="dxa"/>
          </w:tcPr>
          <w:p w14:paraId="2B6E882D" w14:textId="77777777" w:rsidR="0010526F" w:rsidRDefault="0010526F">
            <w:pPr>
              <w:pStyle w:val="TableParagraph"/>
              <w:spacing w:before="54"/>
              <w:ind w:left="106" w:right="169"/>
              <w:jc w:val="both"/>
              <w:rPr>
                <w:ins w:id="60" w:author="Ingeborg Roggendorf (iroggend)" w:date="2025-11-28T14:15:00Z"/>
                <w:sz w:val="20"/>
              </w:rPr>
            </w:pPr>
            <w:commentRangeStart w:id="61"/>
            <w:commentRangeStart w:id="62"/>
            <w:ins w:id="63" w:author="Ingeborg Roggendorf (iroggend)" w:date="2025-11-28T14:14:00Z">
              <w:r>
                <w:rPr>
                  <w:sz w:val="20"/>
                </w:rPr>
                <w:t>Einsatz unterstützender Notdienst kann gewährleis</w:t>
              </w:r>
            </w:ins>
            <w:ins w:id="64" w:author="Ingeborg Roggendorf (iroggend)" w:date="2025-11-28T14:15:00Z">
              <w:r>
                <w:rPr>
                  <w:sz w:val="20"/>
                </w:rPr>
                <w:t>tet werden</w:t>
              </w:r>
              <w:commentRangeEnd w:id="61"/>
              <w:r>
                <w:rPr>
                  <w:rStyle w:val="Kommentarzeichen"/>
                </w:rPr>
                <w:commentReference w:id="61"/>
              </w:r>
            </w:ins>
            <w:commentRangeEnd w:id="62"/>
            <w:r w:rsidR="00625671">
              <w:rPr>
                <w:rStyle w:val="Kommentarzeichen"/>
              </w:rPr>
              <w:commentReference w:id="62"/>
            </w:r>
          </w:p>
          <w:p w14:paraId="1241A63F" w14:textId="4815E62B" w:rsidR="0010526F" w:rsidRDefault="0010526F">
            <w:pPr>
              <w:pStyle w:val="TableParagraph"/>
              <w:spacing w:before="54"/>
              <w:ind w:left="106" w:right="169"/>
              <w:jc w:val="both"/>
              <w:rPr>
                <w:ins w:id="65" w:author="Ingeborg Roggendorf (iroggend)" w:date="2025-11-28T14:14:00Z"/>
                <w:sz w:val="20"/>
              </w:rPr>
            </w:pPr>
          </w:p>
        </w:tc>
        <w:tc>
          <w:tcPr>
            <w:tcW w:w="3686" w:type="dxa"/>
          </w:tcPr>
          <w:p w14:paraId="7B938611" w14:textId="77777777" w:rsidR="0010526F" w:rsidRDefault="0010526F">
            <w:pPr>
              <w:pStyle w:val="TableParagraph"/>
              <w:rPr>
                <w:ins w:id="66" w:author="Ingeborg Roggendorf (iroggend)" w:date="2025-11-28T14:14:00Z"/>
                <w:rFonts w:ascii="Times New Roman"/>
                <w:sz w:val="18"/>
              </w:rPr>
            </w:pPr>
          </w:p>
        </w:tc>
        <w:tc>
          <w:tcPr>
            <w:tcW w:w="1135" w:type="dxa"/>
          </w:tcPr>
          <w:p w14:paraId="658B2971" w14:textId="77777777" w:rsidR="0010526F" w:rsidRDefault="0010526F">
            <w:pPr>
              <w:pStyle w:val="TableParagraph"/>
              <w:spacing w:before="54"/>
              <w:ind w:left="105"/>
              <w:rPr>
                <w:ins w:id="67" w:author="Ingeborg Roggendorf (iroggend)" w:date="2025-11-28T14:14:00Z"/>
                <w:spacing w:val="-10"/>
                <w:sz w:val="20"/>
              </w:rPr>
            </w:pPr>
          </w:p>
        </w:tc>
        <w:tc>
          <w:tcPr>
            <w:tcW w:w="1135" w:type="dxa"/>
          </w:tcPr>
          <w:p w14:paraId="26C1CA37" w14:textId="77777777" w:rsidR="0010526F" w:rsidRDefault="0010526F">
            <w:pPr>
              <w:pStyle w:val="TableParagraph"/>
              <w:rPr>
                <w:ins w:id="68" w:author="Ingeborg Roggendorf (iroggend)" w:date="2025-11-28T14:14:00Z"/>
                <w:rFonts w:ascii="Times New Roman"/>
                <w:sz w:val="18"/>
              </w:rPr>
            </w:pPr>
          </w:p>
        </w:tc>
      </w:tr>
    </w:tbl>
    <w:p w14:paraId="77A83DC7" w14:textId="77777777" w:rsidR="00CE685D" w:rsidRDefault="00CE685D">
      <w:pPr>
        <w:pStyle w:val="Textkrper"/>
        <w:spacing w:before="4"/>
        <w:rPr>
          <w:sz w:val="2"/>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3189"/>
        <w:gridCol w:w="3686"/>
        <w:gridCol w:w="1135"/>
        <w:gridCol w:w="1135"/>
      </w:tblGrid>
      <w:tr w:rsidR="00CE685D" w14:paraId="3B160E74" w14:textId="77777777">
        <w:trPr>
          <w:trHeight w:val="925"/>
        </w:trPr>
        <w:tc>
          <w:tcPr>
            <w:tcW w:w="568" w:type="dxa"/>
          </w:tcPr>
          <w:p w14:paraId="0C56E578" w14:textId="77777777" w:rsidR="00CE685D" w:rsidRDefault="00CE685D">
            <w:pPr>
              <w:pStyle w:val="TableParagraph"/>
              <w:rPr>
                <w:rFonts w:ascii="Times New Roman"/>
                <w:sz w:val="16"/>
              </w:rPr>
            </w:pPr>
          </w:p>
        </w:tc>
        <w:tc>
          <w:tcPr>
            <w:tcW w:w="3189" w:type="dxa"/>
          </w:tcPr>
          <w:p w14:paraId="7CADEEE7" w14:textId="77777777" w:rsidR="00CE685D" w:rsidRDefault="00CE685D">
            <w:pPr>
              <w:pStyle w:val="TableParagraph"/>
              <w:rPr>
                <w:rFonts w:ascii="Times New Roman"/>
                <w:sz w:val="16"/>
              </w:rPr>
            </w:pPr>
          </w:p>
        </w:tc>
        <w:tc>
          <w:tcPr>
            <w:tcW w:w="3686" w:type="dxa"/>
          </w:tcPr>
          <w:p w14:paraId="37B30A9B" w14:textId="77777777" w:rsidR="00CE685D" w:rsidRDefault="00CE685D">
            <w:pPr>
              <w:pStyle w:val="TableParagraph"/>
              <w:rPr>
                <w:rFonts w:ascii="Times New Roman"/>
                <w:sz w:val="16"/>
              </w:rPr>
            </w:pPr>
          </w:p>
        </w:tc>
        <w:tc>
          <w:tcPr>
            <w:tcW w:w="1135" w:type="dxa"/>
          </w:tcPr>
          <w:p w14:paraId="6AAAAB5B" w14:textId="77777777" w:rsidR="00CE685D" w:rsidRDefault="00CE685D">
            <w:pPr>
              <w:pStyle w:val="TableParagraph"/>
              <w:rPr>
                <w:rFonts w:ascii="Times New Roman"/>
                <w:sz w:val="16"/>
              </w:rPr>
            </w:pPr>
          </w:p>
        </w:tc>
        <w:tc>
          <w:tcPr>
            <w:tcW w:w="1135" w:type="dxa"/>
          </w:tcPr>
          <w:p w14:paraId="307CB41A" w14:textId="77777777" w:rsidR="00CE685D" w:rsidRDefault="00CE685D">
            <w:pPr>
              <w:pStyle w:val="TableParagraph"/>
              <w:rPr>
                <w:rFonts w:ascii="Times New Roman"/>
                <w:sz w:val="16"/>
              </w:rPr>
            </w:pPr>
          </w:p>
        </w:tc>
      </w:tr>
    </w:tbl>
    <w:p w14:paraId="58355D25" w14:textId="77777777" w:rsidR="00CE685D" w:rsidRDefault="001509BD">
      <w:pPr>
        <w:spacing w:before="118"/>
        <w:ind w:left="29"/>
        <w:rPr>
          <w:ins w:id="69" w:author="Ingeborg Roggendorf (iroggend)" w:date="2025-11-28T14:16:00Z"/>
          <w:b/>
          <w:spacing w:val="-2"/>
          <w:sz w:val="16"/>
        </w:rPr>
      </w:pPr>
      <w:r>
        <w:rPr>
          <w:b/>
          <w:sz w:val="16"/>
        </w:rPr>
        <w:t>A-Kriterien</w:t>
      </w:r>
      <w:r>
        <w:rPr>
          <w:b/>
          <w:spacing w:val="-11"/>
          <w:sz w:val="16"/>
        </w:rPr>
        <w:t xml:space="preserve"> </w:t>
      </w:r>
      <w:r>
        <w:rPr>
          <w:b/>
          <w:sz w:val="16"/>
        </w:rPr>
        <w:t>sind</w:t>
      </w:r>
      <w:r>
        <w:rPr>
          <w:b/>
          <w:spacing w:val="-8"/>
          <w:sz w:val="16"/>
        </w:rPr>
        <w:t xml:space="preserve"> </w:t>
      </w:r>
      <w:r>
        <w:rPr>
          <w:b/>
          <w:sz w:val="16"/>
        </w:rPr>
        <w:t>Ausschlusskriterien.</w:t>
      </w:r>
      <w:r>
        <w:rPr>
          <w:b/>
          <w:spacing w:val="-11"/>
          <w:sz w:val="16"/>
        </w:rPr>
        <w:t xml:space="preserve"> </w:t>
      </w:r>
      <w:r>
        <w:rPr>
          <w:b/>
          <w:sz w:val="16"/>
        </w:rPr>
        <w:t>Wird</w:t>
      </w:r>
      <w:r>
        <w:rPr>
          <w:b/>
          <w:spacing w:val="-11"/>
          <w:sz w:val="16"/>
        </w:rPr>
        <w:t xml:space="preserve"> </w:t>
      </w:r>
      <w:r>
        <w:rPr>
          <w:b/>
          <w:sz w:val="16"/>
        </w:rPr>
        <w:t>die</w:t>
      </w:r>
      <w:r>
        <w:rPr>
          <w:b/>
          <w:spacing w:val="-10"/>
          <w:sz w:val="16"/>
        </w:rPr>
        <w:t xml:space="preserve"> </w:t>
      </w:r>
      <w:r>
        <w:rPr>
          <w:b/>
          <w:sz w:val="16"/>
        </w:rPr>
        <w:t>Minimalanforderung</w:t>
      </w:r>
      <w:r>
        <w:rPr>
          <w:b/>
          <w:spacing w:val="-9"/>
          <w:sz w:val="16"/>
        </w:rPr>
        <w:t xml:space="preserve"> </w:t>
      </w:r>
      <w:r>
        <w:rPr>
          <w:b/>
          <w:sz w:val="16"/>
        </w:rPr>
        <w:t>nicht</w:t>
      </w:r>
      <w:r>
        <w:rPr>
          <w:b/>
          <w:spacing w:val="-11"/>
          <w:sz w:val="16"/>
        </w:rPr>
        <w:t xml:space="preserve"> </w:t>
      </w:r>
      <w:r>
        <w:rPr>
          <w:b/>
          <w:sz w:val="16"/>
        </w:rPr>
        <w:t>erreicht,</w:t>
      </w:r>
      <w:r>
        <w:rPr>
          <w:b/>
          <w:spacing w:val="-11"/>
          <w:sz w:val="16"/>
        </w:rPr>
        <w:t xml:space="preserve"> </w:t>
      </w:r>
      <w:r>
        <w:rPr>
          <w:b/>
          <w:sz w:val="16"/>
        </w:rPr>
        <w:t>führt</w:t>
      </w:r>
      <w:r>
        <w:rPr>
          <w:b/>
          <w:spacing w:val="-11"/>
          <w:sz w:val="16"/>
        </w:rPr>
        <w:t xml:space="preserve"> </w:t>
      </w:r>
      <w:r>
        <w:rPr>
          <w:b/>
          <w:sz w:val="16"/>
        </w:rPr>
        <w:t>das</w:t>
      </w:r>
      <w:r>
        <w:rPr>
          <w:b/>
          <w:spacing w:val="-11"/>
          <w:sz w:val="16"/>
        </w:rPr>
        <w:t xml:space="preserve"> </w:t>
      </w:r>
      <w:r>
        <w:rPr>
          <w:b/>
          <w:sz w:val="16"/>
        </w:rPr>
        <w:t>zum</w:t>
      </w:r>
      <w:r>
        <w:rPr>
          <w:b/>
          <w:spacing w:val="-9"/>
          <w:sz w:val="16"/>
        </w:rPr>
        <w:t xml:space="preserve"> </w:t>
      </w:r>
      <w:r>
        <w:rPr>
          <w:b/>
          <w:spacing w:val="-2"/>
          <w:sz w:val="16"/>
        </w:rPr>
        <w:t>Ausschluss.</w:t>
      </w:r>
    </w:p>
    <w:p w14:paraId="5B771D85" w14:textId="77777777" w:rsidR="0010526F" w:rsidRPr="0010526F" w:rsidRDefault="0010526F" w:rsidP="0010526F">
      <w:pPr>
        <w:spacing w:before="118"/>
        <w:ind w:left="29"/>
        <w:rPr>
          <w:ins w:id="70" w:author="Ingeborg Roggendorf (iroggend)" w:date="2025-11-28T14:16:00Z"/>
          <w:b/>
          <w:spacing w:val="-2"/>
          <w:sz w:val="16"/>
        </w:rPr>
      </w:pPr>
      <w:commentRangeStart w:id="71"/>
      <w:ins w:id="72" w:author="Ingeborg Roggendorf (iroggend)" w:date="2025-11-28T14:16:00Z">
        <w:r w:rsidRPr="0010526F">
          <w:rPr>
            <w:b/>
            <w:spacing w:val="-2"/>
            <w:sz w:val="16"/>
          </w:rPr>
          <w:t>B-Kriterien = Bewertungskriterien. Je besser das Ziel erfüllt wird, desto mehr Punkte sind erreichbar</w:t>
        </w:r>
      </w:ins>
    </w:p>
    <w:tbl>
      <w:tblPr>
        <w:tblW w:w="9498" w:type="dxa"/>
        <w:tblInd w:w="108" w:type="dxa"/>
        <w:tblLook w:val="04A0" w:firstRow="1" w:lastRow="0" w:firstColumn="1" w:lastColumn="0" w:noHBand="0" w:noVBand="1"/>
      </w:tblPr>
      <w:tblGrid>
        <w:gridCol w:w="6946"/>
        <w:gridCol w:w="2552"/>
      </w:tblGrid>
      <w:tr w:rsidR="0010526F" w:rsidRPr="0010526F" w14:paraId="3AE7572F" w14:textId="77777777" w:rsidTr="00A57B88">
        <w:trPr>
          <w:ins w:id="73" w:author="Ingeborg Roggendorf (iroggend)" w:date="2025-11-28T14:16:00Z"/>
        </w:trPr>
        <w:tc>
          <w:tcPr>
            <w:tcW w:w="9498" w:type="dxa"/>
            <w:gridSpan w:val="2"/>
            <w:tcBorders>
              <w:top w:val="nil"/>
              <w:left w:val="nil"/>
              <w:bottom w:val="single" w:sz="4" w:space="0" w:color="A6A6A6" w:themeColor="background1" w:themeShade="A6"/>
              <w:right w:val="nil"/>
            </w:tcBorders>
          </w:tcPr>
          <w:p w14:paraId="03B46730" w14:textId="77777777" w:rsidR="0010526F" w:rsidRPr="0010526F" w:rsidRDefault="0010526F" w:rsidP="0010526F">
            <w:pPr>
              <w:spacing w:before="118"/>
              <w:ind w:left="29"/>
              <w:rPr>
                <w:ins w:id="74" w:author="Ingeborg Roggendorf (iroggend)" w:date="2025-11-28T14:16:00Z"/>
                <w:b/>
                <w:spacing w:val="-2"/>
                <w:sz w:val="16"/>
              </w:rPr>
            </w:pPr>
            <w:ins w:id="75" w:author="Ingeborg Roggendorf (iroggend)" w:date="2025-11-28T14:16:00Z">
              <w:r w:rsidRPr="0010526F">
                <w:rPr>
                  <w:b/>
                  <w:spacing w:val="-2"/>
                  <w:sz w:val="16"/>
                </w:rPr>
                <w:t>*Legende zur Punktevergabe [VG]</w:t>
              </w:r>
            </w:ins>
          </w:p>
        </w:tc>
      </w:tr>
      <w:tr w:rsidR="0010526F" w:rsidRPr="0010526F" w14:paraId="48E8FED7" w14:textId="77777777" w:rsidTr="00A57B88">
        <w:trPr>
          <w:ins w:id="76" w:author="Ingeborg Roggendorf (iroggend)" w:date="2025-11-28T14:16:00Z"/>
        </w:trPr>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086922" w14:textId="77777777" w:rsidR="0010526F" w:rsidRPr="0010526F" w:rsidRDefault="0010526F" w:rsidP="0010526F">
            <w:pPr>
              <w:spacing w:before="118"/>
              <w:ind w:left="29"/>
              <w:rPr>
                <w:ins w:id="77" w:author="Ingeborg Roggendorf (iroggend)" w:date="2025-11-28T14:16:00Z"/>
                <w:b/>
                <w:spacing w:val="-2"/>
                <w:sz w:val="16"/>
              </w:rPr>
            </w:pPr>
            <w:ins w:id="78" w:author="Ingeborg Roggendorf (iroggend)" w:date="2025-11-28T14:16:00Z">
              <w:r w:rsidRPr="0010526F">
                <w:rPr>
                  <w:b/>
                  <w:spacing w:val="-2"/>
                  <w:sz w:val="16"/>
                </w:rPr>
                <w:t>Zielerfüllungsgrad</w:t>
              </w:r>
            </w:ins>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B62CFE" w14:textId="77777777" w:rsidR="0010526F" w:rsidRPr="0010526F" w:rsidRDefault="0010526F" w:rsidP="0010526F">
            <w:pPr>
              <w:spacing w:before="118"/>
              <w:ind w:left="29"/>
              <w:rPr>
                <w:ins w:id="79" w:author="Ingeborg Roggendorf (iroggend)" w:date="2025-11-28T14:16:00Z"/>
                <w:b/>
                <w:spacing w:val="-2"/>
                <w:sz w:val="16"/>
              </w:rPr>
            </w:pPr>
            <w:ins w:id="80" w:author="Ingeborg Roggendorf (iroggend)" w:date="2025-11-28T14:16:00Z">
              <w:r w:rsidRPr="0010526F">
                <w:rPr>
                  <w:b/>
                  <w:spacing w:val="-2"/>
                  <w:sz w:val="16"/>
                </w:rPr>
                <w:t>Bewertung</w:t>
              </w:r>
            </w:ins>
          </w:p>
        </w:tc>
      </w:tr>
      <w:tr w:rsidR="0010526F" w:rsidRPr="0010526F" w14:paraId="7CC6C513" w14:textId="77777777" w:rsidTr="00A57B88">
        <w:trPr>
          <w:ins w:id="81" w:author="Ingeborg Roggendorf (iroggend)" w:date="2025-11-28T14:16:00Z"/>
        </w:trPr>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854D88" w14:textId="77777777" w:rsidR="0010526F" w:rsidRPr="0010526F" w:rsidRDefault="0010526F" w:rsidP="0010526F">
            <w:pPr>
              <w:spacing w:before="118"/>
              <w:ind w:left="29"/>
              <w:rPr>
                <w:ins w:id="82" w:author="Ingeborg Roggendorf (iroggend)" w:date="2025-11-28T14:16:00Z"/>
                <w:b/>
                <w:spacing w:val="-2"/>
                <w:sz w:val="16"/>
              </w:rPr>
            </w:pPr>
            <w:ins w:id="83" w:author="Ingeborg Roggendorf (iroggend)" w:date="2025-11-28T14:16:00Z">
              <w:r w:rsidRPr="0010526F">
                <w:rPr>
                  <w:b/>
                  <w:spacing w:val="-2"/>
                  <w:sz w:val="16"/>
                </w:rPr>
                <w:t>Gemessen am vorgesehenen Einsatzzweck wird die Anforderung in besonders hohem Maße erfüllt</w:t>
              </w:r>
            </w:ins>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FC228F" w14:textId="77777777" w:rsidR="0010526F" w:rsidRPr="0010526F" w:rsidRDefault="0010526F" w:rsidP="0010526F">
            <w:pPr>
              <w:spacing w:before="118"/>
              <w:ind w:left="29"/>
              <w:rPr>
                <w:ins w:id="84" w:author="Ingeborg Roggendorf (iroggend)" w:date="2025-11-28T14:16:00Z"/>
                <w:b/>
                <w:spacing w:val="-2"/>
                <w:sz w:val="16"/>
              </w:rPr>
            </w:pPr>
            <w:ins w:id="85" w:author="Ingeborg Roggendorf (iroggend)" w:date="2025-11-28T14:16:00Z">
              <w:r w:rsidRPr="0010526F">
                <w:rPr>
                  <w:b/>
                  <w:spacing w:val="-2"/>
                  <w:sz w:val="16"/>
                </w:rPr>
                <w:t>7-10 Punkte</w:t>
              </w:r>
            </w:ins>
          </w:p>
        </w:tc>
      </w:tr>
      <w:tr w:rsidR="0010526F" w:rsidRPr="0010526F" w14:paraId="33E977C7" w14:textId="77777777" w:rsidTr="00A57B88">
        <w:trPr>
          <w:ins w:id="86" w:author="Ingeborg Roggendorf (iroggend)" w:date="2025-11-28T14:16:00Z"/>
        </w:trPr>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83774A" w14:textId="77777777" w:rsidR="0010526F" w:rsidRPr="0010526F" w:rsidRDefault="0010526F" w:rsidP="0010526F">
            <w:pPr>
              <w:spacing w:before="118"/>
              <w:ind w:left="29"/>
              <w:rPr>
                <w:ins w:id="87" w:author="Ingeborg Roggendorf (iroggend)" w:date="2025-11-28T14:16:00Z"/>
                <w:b/>
                <w:spacing w:val="-2"/>
                <w:sz w:val="16"/>
              </w:rPr>
            </w:pPr>
            <w:ins w:id="88" w:author="Ingeborg Roggendorf (iroggend)" w:date="2025-11-28T14:16:00Z">
              <w:r w:rsidRPr="0010526F">
                <w:rPr>
                  <w:b/>
                  <w:spacing w:val="-2"/>
                  <w:sz w:val="16"/>
                </w:rPr>
                <w:t>Gemessen am vorgesehenen Einsatzzweck wird die Anforderung weitgehend erfüllt</w:t>
              </w:r>
            </w:ins>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8448CA" w14:textId="77777777" w:rsidR="0010526F" w:rsidRPr="0010526F" w:rsidRDefault="0010526F" w:rsidP="0010526F">
            <w:pPr>
              <w:spacing w:before="118"/>
              <w:ind w:left="29"/>
              <w:rPr>
                <w:ins w:id="89" w:author="Ingeborg Roggendorf (iroggend)" w:date="2025-11-28T14:16:00Z"/>
                <w:b/>
                <w:spacing w:val="-2"/>
                <w:sz w:val="16"/>
              </w:rPr>
            </w:pPr>
            <w:ins w:id="90" w:author="Ingeborg Roggendorf (iroggend)" w:date="2025-11-28T14:16:00Z">
              <w:r w:rsidRPr="0010526F">
                <w:rPr>
                  <w:b/>
                  <w:spacing w:val="-2"/>
                  <w:sz w:val="16"/>
                </w:rPr>
                <w:t>4-6 Punkte</w:t>
              </w:r>
            </w:ins>
          </w:p>
        </w:tc>
      </w:tr>
      <w:tr w:rsidR="0010526F" w:rsidRPr="0010526F" w14:paraId="40CC94FF" w14:textId="77777777" w:rsidTr="00A57B88">
        <w:trPr>
          <w:ins w:id="91" w:author="Ingeborg Roggendorf (iroggend)" w:date="2025-11-28T14:16:00Z"/>
        </w:trPr>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A4D3A7" w14:textId="77777777" w:rsidR="0010526F" w:rsidRPr="0010526F" w:rsidRDefault="0010526F" w:rsidP="0010526F">
            <w:pPr>
              <w:spacing w:before="118"/>
              <w:ind w:left="29"/>
              <w:rPr>
                <w:ins w:id="92" w:author="Ingeborg Roggendorf (iroggend)" w:date="2025-11-28T14:16:00Z"/>
                <w:b/>
                <w:spacing w:val="-2"/>
                <w:sz w:val="16"/>
              </w:rPr>
            </w:pPr>
            <w:ins w:id="93" w:author="Ingeborg Roggendorf (iroggend)" w:date="2025-11-28T14:16:00Z">
              <w:r w:rsidRPr="0010526F">
                <w:rPr>
                  <w:b/>
                  <w:spacing w:val="-2"/>
                  <w:sz w:val="16"/>
                </w:rPr>
                <w:t>Gemessen am vorgesehenen Einsatzzweck wird die Anforderung in geringem Maß erfüllt</w:t>
              </w:r>
            </w:ins>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5876A6" w14:textId="77777777" w:rsidR="0010526F" w:rsidRPr="0010526F" w:rsidRDefault="0010526F" w:rsidP="0010526F">
            <w:pPr>
              <w:spacing w:before="118"/>
              <w:ind w:left="29"/>
              <w:rPr>
                <w:ins w:id="94" w:author="Ingeborg Roggendorf (iroggend)" w:date="2025-11-28T14:16:00Z"/>
                <w:b/>
                <w:spacing w:val="-2"/>
                <w:sz w:val="16"/>
              </w:rPr>
            </w:pPr>
            <w:ins w:id="95" w:author="Ingeborg Roggendorf (iroggend)" w:date="2025-11-28T14:16:00Z">
              <w:r w:rsidRPr="0010526F">
                <w:rPr>
                  <w:b/>
                  <w:spacing w:val="-2"/>
                  <w:sz w:val="16"/>
                </w:rPr>
                <w:t>1-3 Punkte</w:t>
              </w:r>
            </w:ins>
          </w:p>
        </w:tc>
      </w:tr>
      <w:tr w:rsidR="0010526F" w:rsidRPr="0010526F" w14:paraId="0902F3CF" w14:textId="77777777" w:rsidTr="00A57B88">
        <w:trPr>
          <w:ins w:id="96" w:author="Ingeborg Roggendorf (iroggend)" w:date="2025-11-28T14:16:00Z"/>
        </w:trPr>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7CDA8D" w14:textId="77777777" w:rsidR="0010526F" w:rsidRPr="0010526F" w:rsidRDefault="0010526F" w:rsidP="0010526F">
            <w:pPr>
              <w:spacing w:before="118"/>
              <w:ind w:left="29"/>
              <w:rPr>
                <w:ins w:id="97" w:author="Ingeborg Roggendorf (iroggend)" w:date="2025-11-28T14:16:00Z"/>
                <w:b/>
                <w:spacing w:val="-2"/>
                <w:sz w:val="16"/>
              </w:rPr>
            </w:pPr>
            <w:ins w:id="98" w:author="Ingeborg Roggendorf (iroggend)" w:date="2025-11-28T14:16:00Z">
              <w:r w:rsidRPr="0010526F">
                <w:rPr>
                  <w:b/>
                  <w:spacing w:val="-2"/>
                  <w:sz w:val="16"/>
                </w:rPr>
                <w:t>Die (Mindest)-Anforderung wird nicht erfüllt. Bei Ausschlusskriterien führt das zum Gesamtausschluss</w:t>
              </w:r>
            </w:ins>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D8F384" w14:textId="77777777" w:rsidR="0010526F" w:rsidRPr="0010526F" w:rsidRDefault="0010526F" w:rsidP="0010526F">
            <w:pPr>
              <w:spacing w:before="118"/>
              <w:ind w:left="29"/>
              <w:rPr>
                <w:ins w:id="99" w:author="Ingeborg Roggendorf (iroggend)" w:date="2025-11-28T14:16:00Z"/>
                <w:b/>
                <w:spacing w:val="-2"/>
                <w:sz w:val="16"/>
              </w:rPr>
            </w:pPr>
            <w:ins w:id="100" w:author="Ingeborg Roggendorf (iroggend)" w:date="2025-11-28T14:16:00Z">
              <w:r w:rsidRPr="0010526F">
                <w:rPr>
                  <w:b/>
                  <w:spacing w:val="-2"/>
                  <w:sz w:val="16"/>
                </w:rPr>
                <w:t>0 Punkte</w:t>
              </w:r>
            </w:ins>
          </w:p>
        </w:tc>
      </w:tr>
    </w:tbl>
    <w:p w14:paraId="51501268" w14:textId="77777777" w:rsidR="0010526F" w:rsidRPr="0010526F" w:rsidRDefault="0010526F" w:rsidP="0010526F">
      <w:pPr>
        <w:spacing w:before="118"/>
        <w:ind w:left="29"/>
        <w:rPr>
          <w:ins w:id="101" w:author="Ingeborg Roggendorf (iroggend)" w:date="2025-11-28T14:16:00Z"/>
          <w:b/>
          <w:spacing w:val="-2"/>
          <w:sz w:val="16"/>
        </w:rPr>
        <w:sectPr w:rsidR="0010526F" w:rsidRPr="0010526F" w:rsidSect="0010526F">
          <w:footerReference w:type="even" r:id="rId11"/>
          <w:footerReference w:type="default" r:id="rId12"/>
          <w:footerReference w:type="first" r:id="rId13"/>
          <w:pgSz w:w="11907" w:h="16839" w:code="9"/>
          <w:pgMar w:top="709" w:right="1134" w:bottom="1134" w:left="1304" w:header="567" w:footer="567" w:gutter="0"/>
          <w:cols w:space="369"/>
          <w:docGrid w:linePitch="360"/>
        </w:sectPr>
      </w:pPr>
      <w:ins w:id="102" w:author="Ingeborg Roggendorf (iroggend)" w:date="2025-11-28T14:16:00Z">
        <w:r w:rsidRPr="0010526F">
          <w:rPr>
            <w:b/>
            <w:spacing w:val="-2"/>
            <w:sz w:val="16"/>
          </w:rPr>
          <w:t xml:space="preserve">Der Bestbieter wird ausgewählt, in dem die Leistungspunkte in das Verhältnis zum Preis gesetzt werden.* </w:t>
        </w:r>
      </w:ins>
      <w:commentRangeEnd w:id="71"/>
      <w:ins w:id="103" w:author="Ingeborg Roggendorf (iroggend)" w:date="2025-11-28T14:17:00Z">
        <w:r>
          <w:rPr>
            <w:rStyle w:val="Kommentarzeichen"/>
          </w:rPr>
          <w:commentReference w:id="71"/>
        </w:r>
      </w:ins>
    </w:p>
    <w:p w14:paraId="63E6FB9F" w14:textId="77777777" w:rsidR="0010526F" w:rsidRDefault="0010526F">
      <w:pPr>
        <w:spacing w:before="118"/>
        <w:ind w:left="29"/>
        <w:rPr>
          <w:b/>
          <w:sz w:val="16"/>
        </w:rPr>
      </w:pPr>
    </w:p>
    <w:p w14:paraId="12432897" w14:textId="77777777" w:rsidR="00CE685D" w:rsidRDefault="00CE685D">
      <w:pPr>
        <w:pStyle w:val="Textkrper"/>
        <w:rPr>
          <w:b/>
          <w:sz w:val="16"/>
        </w:rPr>
      </w:pPr>
    </w:p>
    <w:p w14:paraId="3578DBA8" w14:textId="77777777" w:rsidR="00CE685D" w:rsidRDefault="00CE685D">
      <w:pPr>
        <w:pStyle w:val="Textkrper"/>
        <w:rPr>
          <w:b/>
          <w:sz w:val="16"/>
        </w:rPr>
      </w:pPr>
    </w:p>
    <w:p w14:paraId="788F9BB6" w14:textId="77777777" w:rsidR="00CE685D" w:rsidRDefault="00CE685D">
      <w:pPr>
        <w:pStyle w:val="Textkrper"/>
        <w:rPr>
          <w:b/>
          <w:sz w:val="16"/>
        </w:rPr>
      </w:pPr>
    </w:p>
    <w:p w14:paraId="38559399" w14:textId="77777777" w:rsidR="00CE685D" w:rsidRDefault="00CE685D">
      <w:pPr>
        <w:pStyle w:val="Textkrper"/>
        <w:spacing w:before="66"/>
        <w:rPr>
          <w:b/>
          <w:sz w:val="16"/>
        </w:rPr>
      </w:pPr>
    </w:p>
    <w:p w14:paraId="460C1F6F" w14:textId="77777777" w:rsidR="00CE685D" w:rsidRDefault="001509BD">
      <w:pPr>
        <w:pStyle w:val="berschrift1"/>
        <w:numPr>
          <w:ilvl w:val="0"/>
          <w:numId w:val="2"/>
        </w:numPr>
        <w:tabs>
          <w:tab w:val="left" w:pos="460"/>
        </w:tabs>
        <w:ind w:left="460" w:hanging="431"/>
      </w:pPr>
      <w:r>
        <w:t>Kosten</w:t>
      </w:r>
      <w:r>
        <w:rPr>
          <w:spacing w:val="-3"/>
        </w:rPr>
        <w:t xml:space="preserve"> </w:t>
      </w:r>
      <w:r>
        <w:t>und</w:t>
      </w:r>
      <w:r>
        <w:rPr>
          <w:spacing w:val="-2"/>
        </w:rPr>
        <w:t xml:space="preserve"> Preise</w:t>
      </w:r>
    </w:p>
    <w:p w14:paraId="5A1ED0C5" w14:textId="77777777" w:rsidR="00CE685D" w:rsidRDefault="00CE685D">
      <w:pPr>
        <w:pStyle w:val="Textkrper"/>
        <w:rPr>
          <w:b/>
        </w:rPr>
      </w:pPr>
    </w:p>
    <w:p w14:paraId="1DC6ABDD" w14:textId="77777777" w:rsidR="0010526F" w:rsidRPr="0010526F" w:rsidRDefault="0010526F" w:rsidP="0010526F">
      <w:pPr>
        <w:pStyle w:val="Textkrper"/>
        <w:spacing w:before="64"/>
        <w:rPr>
          <w:ins w:id="104" w:author="Ingeborg Roggendorf (iroggend)" w:date="2025-11-28T14:19:00Z"/>
          <w:bCs/>
        </w:rPr>
      </w:pPr>
      <w:commentRangeStart w:id="105"/>
      <w:commentRangeStart w:id="106"/>
      <w:ins w:id="107" w:author="Ingeborg Roggendorf (iroggend)" w:date="2025-11-28T14:19:00Z">
        <w:r w:rsidRPr="0010526F">
          <w:rPr>
            <w:bCs/>
          </w:rPr>
          <w:t xml:space="preserve">Tragen Sie Ihre Angaben bitte ausschließlich in den gelb hinterlegten Feldern in die </w:t>
        </w:r>
        <w:commentRangeStart w:id="108"/>
        <w:r w:rsidRPr="0010526F">
          <w:rPr>
            <w:bCs/>
          </w:rPr>
          <w:t xml:space="preserve">Anlage 28 </w:t>
        </w:r>
        <w:commentRangeEnd w:id="108"/>
        <w:r w:rsidRPr="0010526F">
          <w:rPr>
            <w:bCs/>
          </w:rPr>
          <w:commentReference w:id="108"/>
        </w:r>
        <w:r w:rsidRPr="0010526F">
          <w:rPr>
            <w:bCs/>
          </w:rPr>
          <w:t>ein.</w:t>
        </w:r>
      </w:ins>
    </w:p>
    <w:p w14:paraId="69BC10AE" w14:textId="77777777" w:rsidR="0010526F" w:rsidRPr="0010526F" w:rsidRDefault="0010526F" w:rsidP="0010526F">
      <w:pPr>
        <w:pStyle w:val="Textkrper"/>
        <w:spacing w:before="64"/>
        <w:rPr>
          <w:ins w:id="109" w:author="Ingeborg Roggendorf (iroggend)" w:date="2025-11-28T14:19:00Z"/>
          <w:bCs/>
        </w:rPr>
      </w:pPr>
      <w:ins w:id="110" w:author="Ingeborg Roggendorf (iroggend)" w:date="2025-11-28T14:19:00Z">
        <w:r w:rsidRPr="0010526F">
          <w:rPr>
            <w:bCs/>
          </w:rPr>
          <w:t>Es ist jeweils nur ein Eintrag pro Standardleistungsbuch einzusetzen.</w:t>
        </w:r>
      </w:ins>
    </w:p>
    <w:p w14:paraId="6ED8C36B" w14:textId="77777777" w:rsidR="0010526F" w:rsidRPr="0010526F" w:rsidRDefault="0010526F" w:rsidP="0010526F">
      <w:pPr>
        <w:pStyle w:val="Textkrper"/>
        <w:spacing w:before="64"/>
        <w:rPr>
          <w:ins w:id="111" w:author="Ingeborg Roggendorf (iroggend)" w:date="2025-11-28T14:19:00Z"/>
          <w:bCs/>
        </w:rPr>
      </w:pPr>
    </w:p>
    <w:p w14:paraId="0CCDC268" w14:textId="77777777" w:rsidR="0010526F" w:rsidRPr="0010526F" w:rsidRDefault="0010526F" w:rsidP="0010526F">
      <w:pPr>
        <w:pStyle w:val="Textkrper"/>
        <w:spacing w:before="64"/>
        <w:rPr>
          <w:ins w:id="112" w:author="Ingeborg Roggendorf (iroggend)" w:date="2025-11-28T14:19:00Z"/>
          <w:bCs/>
        </w:rPr>
      </w:pPr>
    </w:p>
    <w:p w14:paraId="5A2B95F5" w14:textId="77777777" w:rsidR="0010526F" w:rsidRPr="0010526F" w:rsidRDefault="0010526F" w:rsidP="0010526F">
      <w:pPr>
        <w:pStyle w:val="Textkrper"/>
        <w:spacing w:before="64"/>
        <w:rPr>
          <w:ins w:id="113" w:author="Ingeborg Roggendorf (iroggend)" w:date="2025-11-28T14:19:00Z"/>
          <w:bCs/>
        </w:rPr>
      </w:pPr>
      <w:ins w:id="114" w:author="Ingeborg Roggendorf (iroggend)" w:date="2025-11-28T14:19:00Z">
        <w:r w:rsidRPr="0010526F">
          <w:rPr>
            <w:bCs/>
          </w:rPr>
          <w:t xml:space="preserve">Die Wertung erfolgt im Verhältnis 45 % Lohnkosten, 40 % Leistungen nach StLb, 15 % Materialkosten und wird mit den in der oberen Matrix erreichten Punkten ins Verhältnis gesetzt. </w:t>
        </w:r>
      </w:ins>
    </w:p>
    <w:p w14:paraId="5524CD91" w14:textId="77777777" w:rsidR="0010526F" w:rsidRPr="0010526F" w:rsidRDefault="0010526F" w:rsidP="0010526F">
      <w:pPr>
        <w:pStyle w:val="Textkrper"/>
        <w:spacing w:before="64"/>
        <w:rPr>
          <w:ins w:id="115" w:author="Ingeborg Roggendorf (iroggend)" w:date="2025-11-28T14:19:00Z"/>
          <w:bCs/>
        </w:rPr>
      </w:pPr>
      <w:ins w:id="116" w:author="Ingeborg Roggendorf (iroggend)" w:date="2025-11-28T14:19:00Z">
        <w:r w:rsidRPr="0010526F">
          <w:rPr>
            <w:bCs/>
          </w:rPr>
          <w:t>Der Bestbieter wird ausgewählt, in dem die Leistungspunkte in das Verhältnis zum Preis gesetzt werden.*</w:t>
        </w:r>
        <w:r w:rsidRPr="0010526F">
          <w:rPr>
            <w:bCs/>
            <w:vertAlign w:val="superscript"/>
          </w:rPr>
          <w:t xml:space="preserve"> </w:t>
        </w:r>
        <w:r w:rsidRPr="0010526F">
          <w:rPr>
            <w:bCs/>
            <w:vertAlign w:val="superscript"/>
          </w:rPr>
          <w:footnoteReference w:id="1"/>
        </w:r>
      </w:ins>
      <w:commentRangeEnd w:id="105"/>
      <w:ins w:id="120" w:author="Ingeborg Roggendorf (iroggend)" w:date="2025-11-28T14:20:00Z">
        <w:r>
          <w:rPr>
            <w:rStyle w:val="Kommentarzeichen"/>
          </w:rPr>
          <w:commentReference w:id="105"/>
        </w:r>
      </w:ins>
      <w:commentRangeEnd w:id="106"/>
      <w:r w:rsidR="00625671">
        <w:rPr>
          <w:rStyle w:val="Kommentarzeichen"/>
        </w:rPr>
        <w:commentReference w:id="106"/>
      </w:r>
    </w:p>
    <w:p w14:paraId="34FDFC14" w14:textId="77777777" w:rsidR="0010526F" w:rsidRDefault="0010526F">
      <w:pPr>
        <w:pStyle w:val="Textkrper"/>
        <w:spacing w:before="64"/>
        <w:rPr>
          <w:b/>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3189"/>
        <w:gridCol w:w="3686"/>
      </w:tblGrid>
      <w:tr w:rsidR="00CE685D" w14:paraId="042855F1" w14:textId="77777777">
        <w:trPr>
          <w:trHeight w:val="1200"/>
        </w:trPr>
        <w:tc>
          <w:tcPr>
            <w:tcW w:w="568" w:type="dxa"/>
          </w:tcPr>
          <w:p w14:paraId="7813DB27" w14:textId="47C351FF" w:rsidR="00CE685D" w:rsidDel="0010526F" w:rsidRDefault="00CE685D">
            <w:pPr>
              <w:pStyle w:val="TableParagraph"/>
              <w:spacing w:before="53"/>
              <w:rPr>
                <w:del w:id="121" w:author="Ingeborg Roggendorf (iroggend)" w:date="2025-11-28T14:19:00Z"/>
                <w:b/>
                <w:sz w:val="14"/>
              </w:rPr>
            </w:pPr>
          </w:p>
          <w:p w14:paraId="2CCB6712" w14:textId="0D94E794" w:rsidR="00CE685D" w:rsidRDefault="001509BD">
            <w:pPr>
              <w:pStyle w:val="TableParagraph"/>
              <w:ind w:right="253"/>
              <w:jc w:val="right"/>
              <w:rPr>
                <w:b/>
                <w:sz w:val="14"/>
              </w:rPr>
            </w:pPr>
            <w:del w:id="122" w:author="Ingeborg Roggendorf (iroggend)" w:date="2025-11-28T14:19:00Z">
              <w:r w:rsidDel="0010526F">
                <w:rPr>
                  <w:b/>
                  <w:noProof/>
                  <w:sz w:val="14"/>
                  <w:lang w:eastAsia="de-DE"/>
                </w:rPr>
                <mc:AlternateContent>
                  <mc:Choice Requires="wpg">
                    <w:drawing>
                      <wp:anchor distT="0" distB="0" distL="0" distR="0" simplePos="0" relativeHeight="487361536" behindDoc="1" locked="0" layoutInCell="1" allowOverlap="1" wp14:anchorId="6E393D1D" wp14:editId="24EA7A8C">
                        <wp:simplePos x="0" y="0"/>
                        <wp:positionH relativeFrom="column">
                          <wp:posOffset>68580</wp:posOffset>
                        </wp:positionH>
                        <wp:positionV relativeFrom="paragraph">
                          <wp:posOffset>-59103</wp:posOffset>
                        </wp:positionV>
                        <wp:extent cx="123825" cy="1778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77800"/>
                                  <a:chOff x="0" y="0"/>
                                  <a:chExt cx="123825" cy="177800"/>
                                </a:xfrm>
                              </wpg:grpSpPr>
                              <wps:wsp>
                                <wps:cNvPr id="5" name="Graphic 5"/>
                                <wps:cNvSpPr/>
                                <wps:spPr>
                                  <a:xfrm>
                                    <a:off x="0" y="0"/>
                                    <a:ext cx="123825" cy="177800"/>
                                  </a:xfrm>
                                  <a:custGeom>
                                    <a:avLst/>
                                    <a:gdLst/>
                                    <a:ahLst/>
                                    <a:cxnLst/>
                                    <a:rect l="l" t="t" r="r" b="b"/>
                                    <a:pathLst>
                                      <a:path w="123825" h="177800">
                                        <a:moveTo>
                                          <a:pt x="123443" y="0"/>
                                        </a:moveTo>
                                        <a:lnTo>
                                          <a:pt x="0" y="0"/>
                                        </a:lnTo>
                                        <a:lnTo>
                                          <a:pt x="0" y="177546"/>
                                        </a:lnTo>
                                        <a:lnTo>
                                          <a:pt x="123443" y="177546"/>
                                        </a:lnTo>
                                        <a:lnTo>
                                          <a:pt x="123443" y="0"/>
                                        </a:lnTo>
                                        <a:close/>
                                      </a:path>
                                    </a:pathLst>
                                  </a:custGeom>
                                  <a:solidFill>
                                    <a:srgbClr val="D3D3D3"/>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75E8633" id="Group 4" o:spid="_x0000_s1026" style="position:absolute;margin-left:5.4pt;margin-top:-4.65pt;width:9.75pt;height:14pt;z-index:-15954944;mso-wrap-distance-left:0;mso-wrap-distance-right:0" coordsize="123825,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">
                        <v:shape id="Graphic 5" o:spid="_x0000_s1027" style="position:absolute;width:123825;height:177800;visibility:visible;mso-wrap-style:square;v-text-anchor:top" coordsize="12382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" path="m123443,l,,,177546r123443,l123443,xe" fillcolor="#d3d3d3" stroked="f">
                          <v:path arrowok="t"/>
                        </v:shape>
                      </v:group>
                    </w:pict>
                  </mc:Fallback>
                </mc:AlternateContent>
              </w:r>
              <w:r w:rsidDel="0010526F">
                <w:rPr>
                  <w:b/>
                  <w:spacing w:val="-5"/>
                  <w:sz w:val="14"/>
                </w:rPr>
                <w:delText>Nr.</w:delText>
              </w:r>
            </w:del>
          </w:p>
        </w:tc>
        <w:tc>
          <w:tcPr>
            <w:tcW w:w="3189" w:type="dxa"/>
          </w:tcPr>
          <w:p w14:paraId="123DF9C7" w14:textId="3E6E21F9" w:rsidR="00CE685D" w:rsidDel="0010526F" w:rsidRDefault="00CE685D">
            <w:pPr>
              <w:pStyle w:val="TableParagraph"/>
              <w:spacing w:before="53"/>
              <w:rPr>
                <w:del w:id="123" w:author="Ingeborg Roggendorf (iroggend)" w:date="2025-11-28T14:19:00Z"/>
                <w:b/>
                <w:sz w:val="14"/>
              </w:rPr>
            </w:pPr>
          </w:p>
          <w:p w14:paraId="6EA411C5" w14:textId="4577C000" w:rsidR="00CE685D" w:rsidRDefault="001509BD">
            <w:pPr>
              <w:pStyle w:val="TableParagraph"/>
              <w:spacing w:line="595" w:lineRule="auto"/>
              <w:ind w:left="106" w:right="836"/>
              <w:rPr>
                <w:b/>
                <w:sz w:val="14"/>
              </w:rPr>
            </w:pPr>
            <w:del w:id="124" w:author="Ingeborg Roggendorf (iroggend)" w:date="2025-11-28T14:19:00Z">
              <w:r w:rsidDel="0010526F">
                <w:rPr>
                  <w:b/>
                  <w:noProof/>
                  <w:sz w:val="14"/>
                  <w:lang w:eastAsia="de-DE"/>
                </w:rPr>
                <mc:AlternateContent>
                  <mc:Choice Requires="wpg">
                    <w:drawing>
                      <wp:anchor distT="0" distB="0" distL="0" distR="0" simplePos="0" relativeHeight="487362048" behindDoc="1" locked="0" layoutInCell="1" allowOverlap="1" wp14:anchorId="526C0DD2" wp14:editId="165B1DA3">
                        <wp:simplePos x="0" y="0"/>
                        <wp:positionH relativeFrom="column">
                          <wp:posOffset>67818</wp:posOffset>
                        </wp:positionH>
                        <wp:positionV relativeFrom="paragraph">
                          <wp:posOffset>-59103</wp:posOffset>
                        </wp:positionV>
                        <wp:extent cx="939165" cy="1778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165" cy="177800"/>
                                  <a:chOff x="0" y="0"/>
                                  <a:chExt cx="939165" cy="177800"/>
                                </a:xfrm>
                              </wpg:grpSpPr>
                              <wps:wsp>
                                <wps:cNvPr id="7" name="Graphic 7"/>
                                <wps:cNvSpPr/>
                                <wps:spPr>
                                  <a:xfrm>
                                    <a:off x="0" y="0"/>
                                    <a:ext cx="939165" cy="177800"/>
                                  </a:xfrm>
                                  <a:custGeom>
                                    <a:avLst/>
                                    <a:gdLst/>
                                    <a:ahLst/>
                                    <a:cxnLst/>
                                    <a:rect l="l" t="t" r="r" b="b"/>
                                    <a:pathLst>
                                      <a:path w="939165" h="177800">
                                        <a:moveTo>
                                          <a:pt x="938784" y="0"/>
                                        </a:moveTo>
                                        <a:lnTo>
                                          <a:pt x="0" y="0"/>
                                        </a:lnTo>
                                        <a:lnTo>
                                          <a:pt x="0" y="177546"/>
                                        </a:lnTo>
                                        <a:lnTo>
                                          <a:pt x="938784" y="177546"/>
                                        </a:lnTo>
                                        <a:lnTo>
                                          <a:pt x="938784" y="0"/>
                                        </a:lnTo>
                                        <a:close/>
                                      </a:path>
                                    </a:pathLst>
                                  </a:custGeom>
                                  <a:solidFill>
                                    <a:srgbClr val="D3D3D3"/>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7F32A9C" id="Group 6" o:spid="_x0000_s1026" style="position:absolute;margin-left:5.35pt;margin-top:-4.65pt;width:73.95pt;height:14pt;z-index:-15954432;mso-wrap-distance-left:0;mso-wrap-distance-right:0" coordsize="9391,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">
                        <v:shape id="Graphic 7" o:spid="_x0000_s1027" style="position:absolute;width:9391;height:1778;visibility:visible;mso-wrap-style:square;v-text-anchor:top" coordsize="9391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" path="m938784,l,,,177546r938784,l938784,xe" fillcolor="#d3d3d3" stroked="f">
                          <v:path arrowok="t"/>
                        </v:shape>
                      </v:group>
                    </w:pict>
                  </mc:Fallback>
                </mc:AlternateContent>
              </w:r>
              <w:r w:rsidDel="0010526F">
                <w:rPr>
                  <w:b/>
                  <w:noProof/>
                  <w:sz w:val="14"/>
                  <w:lang w:eastAsia="de-DE"/>
                </w:rPr>
                <mc:AlternateContent>
                  <mc:Choice Requires="wpg">
                    <w:drawing>
                      <wp:anchor distT="0" distB="0" distL="0" distR="0" simplePos="0" relativeHeight="487362560" behindDoc="1" locked="0" layoutInCell="1" allowOverlap="1" wp14:anchorId="408CC2B8" wp14:editId="7316D1C6">
                        <wp:simplePos x="0" y="0"/>
                        <wp:positionH relativeFrom="column">
                          <wp:posOffset>67818</wp:posOffset>
                        </wp:positionH>
                        <wp:positionV relativeFrom="paragraph">
                          <wp:posOffset>194642</wp:posOffset>
                        </wp:positionV>
                        <wp:extent cx="938530" cy="1778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8530" cy="177800"/>
                                  <a:chOff x="0" y="0"/>
                                  <a:chExt cx="938530" cy="177800"/>
                                </a:xfrm>
                              </wpg:grpSpPr>
                              <wps:wsp>
                                <wps:cNvPr id="9" name="Graphic 9"/>
                                <wps:cNvSpPr/>
                                <wps:spPr>
                                  <a:xfrm>
                                    <a:off x="0" y="0"/>
                                    <a:ext cx="938530" cy="177800"/>
                                  </a:xfrm>
                                  <a:custGeom>
                                    <a:avLst/>
                                    <a:gdLst/>
                                    <a:ahLst/>
                                    <a:cxnLst/>
                                    <a:rect l="l" t="t" r="r" b="b"/>
                                    <a:pathLst>
                                      <a:path w="938530" h="177800">
                                        <a:moveTo>
                                          <a:pt x="938022" y="0"/>
                                        </a:moveTo>
                                        <a:lnTo>
                                          <a:pt x="0" y="0"/>
                                        </a:lnTo>
                                        <a:lnTo>
                                          <a:pt x="0" y="177546"/>
                                        </a:lnTo>
                                        <a:lnTo>
                                          <a:pt x="938022" y="177546"/>
                                        </a:lnTo>
                                        <a:lnTo>
                                          <a:pt x="938022" y="0"/>
                                        </a:lnTo>
                                        <a:close/>
                                      </a:path>
                                    </a:pathLst>
                                  </a:custGeom>
                                  <a:solidFill>
                                    <a:srgbClr val="D3D3D3"/>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8F20669" id="Group 8" o:spid="_x0000_s1026" style="position:absolute;margin-left:5.35pt;margin-top:15.35pt;width:73.9pt;height:14pt;z-index:-15953920;mso-wrap-distance-left:0;mso-wrap-distance-right:0" coordsize="9385,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">
                        <v:shape id="Graphic 9" o:spid="_x0000_s1027" style="position:absolute;width:9385;height:1778;visibility:visible;mso-wrap-style:square;v-text-anchor:top" coordsize="93853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" path="m938022,l,,,177546r938022,l938022,xe" fillcolor="#d3d3d3" stroked="f">
                          <v:path arrowok="t"/>
                        </v:shape>
                      </v:group>
                    </w:pict>
                  </mc:Fallback>
                </mc:AlternateContent>
              </w:r>
              <w:r w:rsidDel="0010526F">
                <w:rPr>
                  <w:b/>
                  <w:spacing w:val="-2"/>
                  <w:sz w:val="14"/>
                </w:rPr>
                <w:delText>Warengruppenkatalog</w:delText>
              </w:r>
              <w:r w:rsidDel="0010526F">
                <w:rPr>
                  <w:b/>
                  <w:spacing w:val="40"/>
                  <w:sz w:val="14"/>
                </w:rPr>
                <w:delText xml:space="preserve"> </w:delText>
              </w:r>
              <w:r w:rsidDel="0010526F">
                <w:rPr>
                  <w:b/>
                  <w:sz w:val="14"/>
                </w:rPr>
                <w:delText>Einzelheiten</w:delText>
              </w:r>
              <w:r w:rsidDel="0010526F">
                <w:rPr>
                  <w:b/>
                  <w:spacing w:val="-6"/>
                  <w:sz w:val="14"/>
                </w:rPr>
                <w:delText xml:space="preserve"> </w:delText>
              </w:r>
              <w:r w:rsidDel="0010526F">
                <w:rPr>
                  <w:b/>
                  <w:sz w:val="14"/>
                </w:rPr>
                <w:delText>s.</w:delText>
              </w:r>
              <w:r w:rsidDel="0010526F">
                <w:rPr>
                  <w:b/>
                  <w:spacing w:val="-3"/>
                  <w:sz w:val="14"/>
                </w:rPr>
                <w:delText xml:space="preserve"> </w:delText>
              </w:r>
              <w:r w:rsidDel="0010526F">
                <w:rPr>
                  <w:b/>
                  <w:spacing w:val="-2"/>
                  <w:sz w:val="14"/>
                </w:rPr>
                <w:delText>Anlage</w:delText>
              </w:r>
            </w:del>
          </w:p>
        </w:tc>
        <w:tc>
          <w:tcPr>
            <w:tcW w:w="3686" w:type="dxa"/>
          </w:tcPr>
          <w:p w14:paraId="274AA189" w14:textId="5332BADF" w:rsidR="00CE685D" w:rsidDel="0010526F" w:rsidRDefault="00CE685D">
            <w:pPr>
              <w:pStyle w:val="TableParagraph"/>
              <w:spacing w:before="53"/>
              <w:rPr>
                <w:del w:id="125" w:author="Ingeborg Roggendorf (iroggend)" w:date="2025-11-28T14:19:00Z"/>
                <w:b/>
                <w:sz w:val="14"/>
              </w:rPr>
            </w:pPr>
          </w:p>
          <w:p w14:paraId="7523DF0E" w14:textId="132D3FB8" w:rsidR="00CE685D" w:rsidDel="0010526F" w:rsidRDefault="001509BD">
            <w:pPr>
              <w:pStyle w:val="TableParagraph"/>
              <w:ind w:left="106"/>
              <w:rPr>
                <w:del w:id="126" w:author="Ingeborg Roggendorf (iroggend)" w:date="2025-11-28T14:19:00Z"/>
                <w:b/>
                <w:sz w:val="14"/>
              </w:rPr>
            </w:pPr>
            <w:del w:id="127" w:author="Ingeborg Roggendorf (iroggend)" w:date="2025-11-28T14:19:00Z">
              <w:r w:rsidDel="0010526F">
                <w:rPr>
                  <w:b/>
                  <w:noProof/>
                  <w:sz w:val="14"/>
                  <w:lang w:eastAsia="de-DE"/>
                </w:rPr>
                <mc:AlternateContent>
                  <mc:Choice Requires="wpg">
                    <w:drawing>
                      <wp:anchor distT="0" distB="0" distL="0" distR="0" simplePos="0" relativeHeight="487363072" behindDoc="1" locked="0" layoutInCell="1" allowOverlap="1" wp14:anchorId="4D7A9D54" wp14:editId="73F277DA">
                        <wp:simplePos x="0" y="0"/>
                        <wp:positionH relativeFrom="column">
                          <wp:posOffset>68580</wp:posOffset>
                        </wp:positionH>
                        <wp:positionV relativeFrom="paragraph">
                          <wp:posOffset>-59103</wp:posOffset>
                        </wp:positionV>
                        <wp:extent cx="929005" cy="1778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9005" cy="177800"/>
                                  <a:chOff x="0" y="0"/>
                                  <a:chExt cx="929005" cy="177800"/>
                                </a:xfrm>
                              </wpg:grpSpPr>
                              <wps:wsp>
                                <wps:cNvPr id="11" name="Graphic 11"/>
                                <wps:cNvSpPr/>
                                <wps:spPr>
                                  <a:xfrm>
                                    <a:off x="0" y="0"/>
                                    <a:ext cx="929005" cy="177800"/>
                                  </a:xfrm>
                                  <a:custGeom>
                                    <a:avLst/>
                                    <a:gdLst/>
                                    <a:ahLst/>
                                    <a:cxnLst/>
                                    <a:rect l="l" t="t" r="r" b="b"/>
                                    <a:pathLst>
                                      <a:path w="929005" h="177800">
                                        <a:moveTo>
                                          <a:pt x="928877" y="0"/>
                                        </a:moveTo>
                                        <a:lnTo>
                                          <a:pt x="0" y="0"/>
                                        </a:lnTo>
                                        <a:lnTo>
                                          <a:pt x="0" y="177546"/>
                                        </a:lnTo>
                                        <a:lnTo>
                                          <a:pt x="928877" y="177546"/>
                                        </a:lnTo>
                                        <a:lnTo>
                                          <a:pt x="928877" y="0"/>
                                        </a:lnTo>
                                        <a:close/>
                                      </a:path>
                                    </a:pathLst>
                                  </a:custGeom>
                                  <a:solidFill>
                                    <a:srgbClr val="D3D3D3"/>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BA9D831" id="Group 10" o:spid="_x0000_s1026" style="position:absolute;margin-left:5.4pt;margin-top:-4.65pt;width:73.15pt;height:14pt;z-index:-15953408;mso-wrap-distance-left:0;mso-wrap-distance-right:0" coordsize="9290,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">
                        <v:shape id="Graphic 11" o:spid="_x0000_s1027" style="position:absolute;width:9290;height:1778;visibility:visible;mso-wrap-style:square;v-text-anchor:top" coordsize="92900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" path="m928877,l,,,177546r928877,l928877,xe" fillcolor="#d3d3d3" stroked="f">
                          <v:path arrowok="t"/>
                        </v:shape>
                      </v:group>
                    </w:pict>
                  </mc:Fallback>
                </mc:AlternateContent>
              </w:r>
              <w:r w:rsidDel="0010526F">
                <w:rPr>
                  <w:b/>
                  <w:sz w:val="14"/>
                </w:rPr>
                <w:delText>Angaben</w:delText>
              </w:r>
              <w:r w:rsidDel="0010526F">
                <w:rPr>
                  <w:b/>
                  <w:spacing w:val="-5"/>
                  <w:sz w:val="14"/>
                </w:rPr>
                <w:delText xml:space="preserve"> </w:delText>
              </w:r>
              <w:r w:rsidDel="0010526F">
                <w:rPr>
                  <w:b/>
                  <w:sz w:val="14"/>
                </w:rPr>
                <w:delText>durch</w:delText>
              </w:r>
              <w:r w:rsidDel="0010526F">
                <w:rPr>
                  <w:b/>
                  <w:spacing w:val="-4"/>
                  <w:sz w:val="14"/>
                </w:rPr>
                <w:delText xml:space="preserve"> </w:delText>
              </w:r>
              <w:r w:rsidDel="0010526F">
                <w:rPr>
                  <w:b/>
                  <w:spacing w:val="-2"/>
                  <w:sz w:val="14"/>
                </w:rPr>
                <w:delText>Bieter</w:delText>
              </w:r>
            </w:del>
          </w:p>
          <w:p w14:paraId="7C311790" w14:textId="49F22D97" w:rsidR="00CE685D" w:rsidDel="0010526F" w:rsidRDefault="00CE685D">
            <w:pPr>
              <w:pStyle w:val="TableParagraph"/>
              <w:spacing w:before="77"/>
              <w:rPr>
                <w:del w:id="128" w:author="Ingeborg Roggendorf (iroggend)" w:date="2025-11-28T14:19:00Z"/>
                <w:b/>
                <w:sz w:val="14"/>
              </w:rPr>
            </w:pPr>
          </w:p>
          <w:p w14:paraId="0261FCB5" w14:textId="20157014" w:rsidR="00CE685D" w:rsidRDefault="001509BD">
            <w:pPr>
              <w:pStyle w:val="TableParagraph"/>
              <w:spacing w:line="417" w:lineRule="auto"/>
              <w:ind w:left="106"/>
              <w:rPr>
                <w:b/>
                <w:sz w:val="14"/>
              </w:rPr>
            </w:pPr>
            <w:del w:id="129" w:author="Ingeborg Roggendorf (iroggend)" w:date="2025-11-28T14:19:00Z">
              <w:r w:rsidDel="0010526F">
                <w:rPr>
                  <w:b/>
                  <w:noProof/>
                  <w:sz w:val="14"/>
                  <w:lang w:eastAsia="de-DE"/>
                </w:rPr>
                <mc:AlternateContent>
                  <mc:Choice Requires="wpg">
                    <w:drawing>
                      <wp:anchor distT="0" distB="0" distL="0" distR="0" simplePos="0" relativeHeight="487363584" behindDoc="1" locked="0" layoutInCell="1" allowOverlap="1" wp14:anchorId="37ECEC51" wp14:editId="1732BEAA">
                        <wp:simplePos x="0" y="0"/>
                        <wp:positionH relativeFrom="column">
                          <wp:posOffset>68580</wp:posOffset>
                        </wp:positionH>
                        <wp:positionV relativeFrom="paragraph">
                          <wp:posOffset>-59102</wp:posOffset>
                        </wp:positionV>
                        <wp:extent cx="2153920" cy="35623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3920" cy="356235"/>
                                  <a:chOff x="0" y="0"/>
                                  <a:chExt cx="2153920" cy="356235"/>
                                </a:xfrm>
                              </wpg:grpSpPr>
                              <wps:wsp>
                                <wps:cNvPr id="13" name="Graphic 13"/>
                                <wps:cNvSpPr/>
                                <wps:spPr>
                                  <a:xfrm>
                                    <a:off x="0" y="0"/>
                                    <a:ext cx="2153920" cy="356235"/>
                                  </a:xfrm>
                                  <a:custGeom>
                                    <a:avLst/>
                                    <a:gdLst/>
                                    <a:ahLst/>
                                    <a:cxnLst/>
                                    <a:rect l="l" t="t" r="r" b="b"/>
                                    <a:pathLst>
                                      <a:path w="2153920" h="356235">
                                        <a:moveTo>
                                          <a:pt x="2153412" y="0"/>
                                        </a:moveTo>
                                        <a:lnTo>
                                          <a:pt x="0" y="0"/>
                                        </a:lnTo>
                                        <a:lnTo>
                                          <a:pt x="0" y="177546"/>
                                        </a:lnTo>
                                        <a:lnTo>
                                          <a:pt x="0" y="355854"/>
                                        </a:lnTo>
                                        <a:lnTo>
                                          <a:pt x="938784" y="355854"/>
                                        </a:lnTo>
                                        <a:lnTo>
                                          <a:pt x="938784" y="177546"/>
                                        </a:lnTo>
                                        <a:lnTo>
                                          <a:pt x="2153412" y="177546"/>
                                        </a:lnTo>
                                        <a:lnTo>
                                          <a:pt x="2153412" y="0"/>
                                        </a:lnTo>
                                        <a:close/>
                                      </a:path>
                                    </a:pathLst>
                                  </a:custGeom>
                                  <a:solidFill>
                                    <a:srgbClr val="D3D3D3"/>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EF1B39B" id="Group 12" o:spid="_x0000_s1026" style="position:absolute;margin-left:5.4pt;margin-top:-4.65pt;width:169.6pt;height:28.05pt;z-index:-15952896;mso-wrap-distance-left:0;mso-wrap-distance-right:0" coordsize="21539,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">
                        <v:shape id="Graphic 13" o:spid="_x0000_s1027" style="position:absolute;width:21539;height:3562;visibility:visible;mso-wrap-style:square;v-text-anchor:top" coordsize="2153920,35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" path="m2153412,l,,,177546,,355854r938784,l938784,177546r1214628,l2153412,xe" fillcolor="#d3d3d3" stroked="f">
                          <v:path arrowok="t"/>
                        </v:shape>
                      </v:group>
                    </w:pict>
                  </mc:Fallback>
                </mc:AlternateContent>
              </w:r>
              <w:r w:rsidDel="0010526F">
                <w:rPr>
                  <w:b/>
                  <w:sz w:val="14"/>
                </w:rPr>
                <w:delText>Auf-</w:delText>
              </w:r>
              <w:r w:rsidDel="0010526F">
                <w:rPr>
                  <w:b/>
                  <w:spacing w:val="-5"/>
                  <w:sz w:val="14"/>
                </w:rPr>
                <w:delText xml:space="preserve"> </w:delText>
              </w:r>
              <w:r w:rsidDel="0010526F">
                <w:rPr>
                  <w:b/>
                  <w:sz w:val="14"/>
                </w:rPr>
                <w:delText>bzw.</w:delText>
              </w:r>
              <w:r w:rsidDel="0010526F">
                <w:rPr>
                  <w:b/>
                  <w:spacing w:val="-4"/>
                  <w:sz w:val="14"/>
                </w:rPr>
                <w:delText xml:space="preserve"> </w:delText>
              </w:r>
              <w:r w:rsidDel="0010526F">
                <w:rPr>
                  <w:b/>
                  <w:sz w:val="14"/>
                </w:rPr>
                <w:delText>Abgebot</w:delText>
              </w:r>
              <w:r w:rsidDel="0010526F">
                <w:rPr>
                  <w:b/>
                  <w:spacing w:val="-5"/>
                  <w:sz w:val="14"/>
                </w:rPr>
                <w:delText xml:space="preserve"> </w:delText>
              </w:r>
              <w:r w:rsidDel="0010526F">
                <w:rPr>
                  <w:b/>
                  <w:sz w:val="14"/>
                </w:rPr>
                <w:delText>auf</w:delText>
              </w:r>
              <w:r w:rsidDel="0010526F">
                <w:rPr>
                  <w:b/>
                  <w:spacing w:val="-5"/>
                  <w:sz w:val="14"/>
                </w:rPr>
                <w:delText xml:space="preserve"> </w:delText>
              </w:r>
              <w:r w:rsidDel="0010526F">
                <w:rPr>
                  <w:b/>
                  <w:sz w:val="14"/>
                </w:rPr>
                <w:delText>den</w:delText>
              </w:r>
              <w:r w:rsidDel="0010526F">
                <w:rPr>
                  <w:b/>
                  <w:spacing w:val="-7"/>
                  <w:sz w:val="14"/>
                </w:rPr>
                <w:delText xml:space="preserve"> </w:delText>
              </w:r>
              <w:r w:rsidDel="0010526F">
                <w:rPr>
                  <w:b/>
                  <w:sz w:val="14"/>
                </w:rPr>
                <w:delText>UVP</w:delText>
              </w:r>
              <w:r w:rsidDel="0010526F">
                <w:rPr>
                  <w:b/>
                  <w:spacing w:val="-6"/>
                  <w:sz w:val="14"/>
                </w:rPr>
                <w:delText xml:space="preserve"> </w:delText>
              </w:r>
              <w:r w:rsidDel="0010526F">
                <w:rPr>
                  <w:b/>
                  <w:sz w:val="14"/>
                </w:rPr>
                <w:delText>je</w:delText>
              </w:r>
              <w:r w:rsidDel="0010526F">
                <w:rPr>
                  <w:b/>
                  <w:spacing w:val="-6"/>
                  <w:sz w:val="14"/>
                </w:rPr>
                <w:delText xml:space="preserve"> </w:delText>
              </w:r>
              <w:r w:rsidDel="0010526F">
                <w:rPr>
                  <w:b/>
                  <w:sz w:val="14"/>
                </w:rPr>
                <w:delText>Preisgruppe</w:delText>
              </w:r>
              <w:r w:rsidDel="0010526F">
                <w:rPr>
                  <w:b/>
                  <w:spacing w:val="-5"/>
                  <w:sz w:val="14"/>
                </w:rPr>
                <w:delText xml:space="preserve"> </w:delText>
              </w:r>
              <w:r w:rsidDel="0010526F">
                <w:rPr>
                  <w:b/>
                  <w:sz w:val="14"/>
                </w:rPr>
                <w:delText>laut</w:delText>
              </w:r>
              <w:r w:rsidDel="0010526F">
                <w:rPr>
                  <w:b/>
                  <w:spacing w:val="40"/>
                  <w:sz w:val="14"/>
                </w:rPr>
                <w:delText xml:space="preserve"> </w:delText>
              </w:r>
              <w:r w:rsidDel="0010526F">
                <w:rPr>
                  <w:b/>
                  <w:spacing w:val="-2"/>
                  <w:sz w:val="14"/>
                </w:rPr>
                <w:delText>Warengruppenkatalog</w:delText>
              </w:r>
            </w:del>
          </w:p>
        </w:tc>
      </w:tr>
      <w:tr w:rsidR="00CE685D" w14:paraId="2335E735" w14:textId="77777777">
        <w:trPr>
          <w:trHeight w:val="700"/>
        </w:trPr>
        <w:tc>
          <w:tcPr>
            <w:tcW w:w="568" w:type="dxa"/>
          </w:tcPr>
          <w:p w14:paraId="1A75BC26" w14:textId="2EC889E8" w:rsidR="00CE685D" w:rsidDel="0010526F" w:rsidRDefault="00CE685D">
            <w:pPr>
              <w:pStyle w:val="TableParagraph"/>
              <w:spacing w:before="109"/>
              <w:rPr>
                <w:del w:id="130" w:author="Ingeborg Roggendorf (iroggend)" w:date="2025-11-28T14:19:00Z"/>
                <w:b/>
                <w:sz w:val="14"/>
              </w:rPr>
            </w:pPr>
          </w:p>
          <w:p w14:paraId="31BFADC0" w14:textId="5E5F522F" w:rsidR="00CE685D" w:rsidRDefault="001509BD">
            <w:pPr>
              <w:pStyle w:val="TableParagraph"/>
              <w:ind w:right="233"/>
              <w:jc w:val="right"/>
              <w:rPr>
                <w:b/>
                <w:sz w:val="14"/>
              </w:rPr>
            </w:pPr>
            <w:del w:id="131" w:author="Ingeborg Roggendorf (iroggend)" w:date="2025-11-28T14:19:00Z">
              <w:r w:rsidDel="0010526F">
                <w:rPr>
                  <w:b/>
                  <w:spacing w:val="-10"/>
                  <w:sz w:val="14"/>
                </w:rPr>
                <w:delText>1</w:delText>
              </w:r>
            </w:del>
          </w:p>
        </w:tc>
        <w:tc>
          <w:tcPr>
            <w:tcW w:w="3189" w:type="dxa"/>
          </w:tcPr>
          <w:p w14:paraId="217972EF" w14:textId="2484D47C" w:rsidR="00CE685D" w:rsidDel="0010526F" w:rsidRDefault="00CE685D">
            <w:pPr>
              <w:pStyle w:val="TableParagraph"/>
              <w:spacing w:before="25"/>
              <w:rPr>
                <w:del w:id="132" w:author="Ingeborg Roggendorf (iroggend)" w:date="2025-11-28T14:19:00Z"/>
                <w:b/>
                <w:sz w:val="18"/>
              </w:rPr>
            </w:pPr>
          </w:p>
          <w:p w14:paraId="4B3B044B" w14:textId="763A1F1D" w:rsidR="00CE685D" w:rsidRDefault="001509BD">
            <w:pPr>
              <w:pStyle w:val="TableParagraph"/>
              <w:spacing w:before="1"/>
              <w:ind w:left="156"/>
              <w:rPr>
                <w:sz w:val="18"/>
              </w:rPr>
            </w:pPr>
            <w:del w:id="133" w:author="Ingeborg Roggendorf (iroggend)" w:date="2025-11-28T14:19:00Z">
              <w:r w:rsidDel="0010526F">
                <w:rPr>
                  <w:sz w:val="18"/>
                </w:rPr>
                <w:delText>Warengruppe</w:delText>
              </w:r>
              <w:r w:rsidDel="0010526F">
                <w:rPr>
                  <w:spacing w:val="-7"/>
                  <w:sz w:val="18"/>
                </w:rPr>
                <w:delText xml:space="preserve"> </w:delText>
              </w:r>
              <w:r w:rsidDel="0010526F">
                <w:rPr>
                  <w:spacing w:val="-5"/>
                  <w:sz w:val="18"/>
                </w:rPr>
                <w:delText>100</w:delText>
              </w:r>
            </w:del>
          </w:p>
        </w:tc>
        <w:tc>
          <w:tcPr>
            <w:tcW w:w="3686" w:type="dxa"/>
          </w:tcPr>
          <w:p w14:paraId="32207BB0" w14:textId="77777777" w:rsidR="00CE685D" w:rsidRDefault="00CE685D">
            <w:pPr>
              <w:pStyle w:val="TableParagraph"/>
              <w:rPr>
                <w:rFonts w:ascii="Times New Roman"/>
                <w:sz w:val="16"/>
              </w:rPr>
            </w:pPr>
          </w:p>
        </w:tc>
      </w:tr>
      <w:tr w:rsidR="00CE685D" w14:paraId="53E7B06F" w14:textId="77777777">
        <w:trPr>
          <w:trHeight w:val="701"/>
        </w:trPr>
        <w:tc>
          <w:tcPr>
            <w:tcW w:w="568" w:type="dxa"/>
          </w:tcPr>
          <w:p w14:paraId="65F38EAE" w14:textId="1C406BED" w:rsidR="00CE685D" w:rsidDel="0010526F" w:rsidRDefault="00CE685D">
            <w:pPr>
              <w:pStyle w:val="TableParagraph"/>
              <w:spacing w:before="109"/>
              <w:rPr>
                <w:del w:id="134" w:author="Ingeborg Roggendorf (iroggend)" w:date="2025-11-28T14:19:00Z"/>
                <w:b/>
                <w:sz w:val="14"/>
              </w:rPr>
            </w:pPr>
          </w:p>
          <w:p w14:paraId="4BB58C6A" w14:textId="6E79233C" w:rsidR="00CE685D" w:rsidRDefault="001509BD">
            <w:pPr>
              <w:pStyle w:val="TableParagraph"/>
              <w:ind w:right="233"/>
              <w:jc w:val="right"/>
              <w:rPr>
                <w:b/>
                <w:sz w:val="14"/>
              </w:rPr>
            </w:pPr>
            <w:del w:id="135" w:author="Ingeborg Roggendorf (iroggend)" w:date="2025-11-28T14:19:00Z">
              <w:r w:rsidDel="0010526F">
                <w:rPr>
                  <w:b/>
                  <w:spacing w:val="-10"/>
                  <w:sz w:val="14"/>
                </w:rPr>
                <w:delText>2</w:delText>
              </w:r>
            </w:del>
          </w:p>
        </w:tc>
        <w:tc>
          <w:tcPr>
            <w:tcW w:w="3189" w:type="dxa"/>
          </w:tcPr>
          <w:p w14:paraId="0ED8AB3B" w14:textId="09E0CB2A" w:rsidR="00CE685D" w:rsidDel="0010526F" w:rsidRDefault="00CE685D">
            <w:pPr>
              <w:pStyle w:val="TableParagraph"/>
              <w:spacing w:before="25"/>
              <w:rPr>
                <w:del w:id="136" w:author="Ingeborg Roggendorf (iroggend)" w:date="2025-11-28T14:19:00Z"/>
                <w:b/>
                <w:sz w:val="18"/>
              </w:rPr>
            </w:pPr>
          </w:p>
          <w:p w14:paraId="292DBF6A" w14:textId="0E77929E" w:rsidR="00CE685D" w:rsidRDefault="001509BD">
            <w:pPr>
              <w:pStyle w:val="TableParagraph"/>
              <w:spacing w:before="1"/>
              <w:ind w:left="106"/>
              <w:rPr>
                <w:sz w:val="18"/>
              </w:rPr>
            </w:pPr>
            <w:del w:id="137" w:author="Ingeborg Roggendorf (iroggend)" w:date="2025-11-28T14:19:00Z">
              <w:r w:rsidDel="0010526F">
                <w:rPr>
                  <w:sz w:val="18"/>
                </w:rPr>
                <w:delText>Warengruppe</w:delText>
              </w:r>
              <w:r w:rsidDel="0010526F">
                <w:rPr>
                  <w:spacing w:val="-7"/>
                  <w:sz w:val="18"/>
                </w:rPr>
                <w:delText xml:space="preserve"> </w:delText>
              </w:r>
              <w:r w:rsidDel="0010526F">
                <w:rPr>
                  <w:spacing w:val="-5"/>
                  <w:sz w:val="18"/>
                </w:rPr>
                <w:delText>101</w:delText>
              </w:r>
            </w:del>
          </w:p>
        </w:tc>
        <w:tc>
          <w:tcPr>
            <w:tcW w:w="3686" w:type="dxa"/>
          </w:tcPr>
          <w:p w14:paraId="5B151C33" w14:textId="77777777" w:rsidR="00CE685D" w:rsidRDefault="00CE685D">
            <w:pPr>
              <w:pStyle w:val="TableParagraph"/>
              <w:rPr>
                <w:rFonts w:ascii="Times New Roman"/>
                <w:sz w:val="16"/>
              </w:rPr>
            </w:pPr>
          </w:p>
        </w:tc>
      </w:tr>
      <w:tr w:rsidR="00CE685D" w14:paraId="7ADE7857" w14:textId="77777777">
        <w:trPr>
          <w:trHeight w:val="700"/>
        </w:trPr>
        <w:tc>
          <w:tcPr>
            <w:tcW w:w="568" w:type="dxa"/>
          </w:tcPr>
          <w:p w14:paraId="7A687F57" w14:textId="09C80A3B" w:rsidR="00CE685D" w:rsidDel="0010526F" w:rsidRDefault="00CE685D">
            <w:pPr>
              <w:pStyle w:val="TableParagraph"/>
              <w:spacing w:before="109"/>
              <w:rPr>
                <w:del w:id="138" w:author="Ingeborg Roggendorf (iroggend)" w:date="2025-11-28T14:19:00Z"/>
                <w:b/>
                <w:sz w:val="14"/>
              </w:rPr>
            </w:pPr>
          </w:p>
          <w:p w14:paraId="15EA37D3" w14:textId="5A3D31DA" w:rsidR="00CE685D" w:rsidRDefault="001509BD">
            <w:pPr>
              <w:pStyle w:val="TableParagraph"/>
              <w:ind w:right="233"/>
              <w:jc w:val="right"/>
              <w:rPr>
                <w:b/>
                <w:sz w:val="14"/>
              </w:rPr>
            </w:pPr>
            <w:del w:id="139" w:author="Ingeborg Roggendorf (iroggend)" w:date="2025-11-28T14:19:00Z">
              <w:r w:rsidDel="0010526F">
                <w:rPr>
                  <w:b/>
                  <w:spacing w:val="-10"/>
                  <w:sz w:val="14"/>
                </w:rPr>
                <w:delText>3</w:delText>
              </w:r>
            </w:del>
          </w:p>
        </w:tc>
        <w:tc>
          <w:tcPr>
            <w:tcW w:w="3189" w:type="dxa"/>
          </w:tcPr>
          <w:p w14:paraId="556C6002" w14:textId="3849A138" w:rsidR="00CE685D" w:rsidDel="0010526F" w:rsidRDefault="00CE685D">
            <w:pPr>
              <w:pStyle w:val="TableParagraph"/>
              <w:spacing w:before="25"/>
              <w:rPr>
                <w:del w:id="140" w:author="Ingeborg Roggendorf (iroggend)" w:date="2025-11-28T14:19:00Z"/>
                <w:b/>
                <w:sz w:val="18"/>
              </w:rPr>
            </w:pPr>
          </w:p>
          <w:p w14:paraId="39AC1C12" w14:textId="3B99791C" w:rsidR="00CE685D" w:rsidRDefault="001509BD">
            <w:pPr>
              <w:pStyle w:val="TableParagraph"/>
              <w:spacing w:before="1"/>
              <w:ind w:left="106"/>
              <w:rPr>
                <w:sz w:val="18"/>
              </w:rPr>
            </w:pPr>
            <w:del w:id="141" w:author="Ingeborg Roggendorf (iroggend)" w:date="2025-11-28T14:19:00Z">
              <w:r w:rsidDel="0010526F">
                <w:rPr>
                  <w:sz w:val="18"/>
                </w:rPr>
                <w:delText>Warengruppe</w:delText>
              </w:r>
              <w:r w:rsidDel="0010526F">
                <w:rPr>
                  <w:spacing w:val="-7"/>
                  <w:sz w:val="18"/>
                </w:rPr>
                <w:delText xml:space="preserve"> </w:delText>
              </w:r>
              <w:r w:rsidDel="0010526F">
                <w:rPr>
                  <w:spacing w:val="-5"/>
                  <w:sz w:val="18"/>
                </w:rPr>
                <w:delText>102</w:delText>
              </w:r>
            </w:del>
          </w:p>
        </w:tc>
        <w:tc>
          <w:tcPr>
            <w:tcW w:w="3686" w:type="dxa"/>
          </w:tcPr>
          <w:p w14:paraId="1ABDB53C" w14:textId="77777777" w:rsidR="00CE685D" w:rsidRDefault="00CE685D">
            <w:pPr>
              <w:pStyle w:val="TableParagraph"/>
              <w:rPr>
                <w:rFonts w:ascii="Times New Roman"/>
                <w:sz w:val="16"/>
              </w:rPr>
            </w:pPr>
          </w:p>
        </w:tc>
      </w:tr>
      <w:tr w:rsidR="00CE685D" w14:paraId="06F4B4F7" w14:textId="77777777">
        <w:trPr>
          <w:trHeight w:val="701"/>
        </w:trPr>
        <w:tc>
          <w:tcPr>
            <w:tcW w:w="568" w:type="dxa"/>
          </w:tcPr>
          <w:p w14:paraId="43BB8EA0" w14:textId="1CFB4E6E" w:rsidR="00CE685D" w:rsidDel="0010526F" w:rsidRDefault="00CE685D">
            <w:pPr>
              <w:pStyle w:val="TableParagraph"/>
              <w:spacing w:before="109"/>
              <w:rPr>
                <w:del w:id="142" w:author="Ingeborg Roggendorf (iroggend)" w:date="2025-11-28T14:19:00Z"/>
                <w:b/>
                <w:sz w:val="14"/>
              </w:rPr>
            </w:pPr>
          </w:p>
          <w:p w14:paraId="0D5B750F" w14:textId="6FFC9565" w:rsidR="00CE685D" w:rsidRDefault="001509BD">
            <w:pPr>
              <w:pStyle w:val="TableParagraph"/>
              <w:ind w:right="233"/>
              <w:jc w:val="right"/>
              <w:rPr>
                <w:b/>
                <w:sz w:val="14"/>
              </w:rPr>
            </w:pPr>
            <w:del w:id="143" w:author="Ingeborg Roggendorf (iroggend)" w:date="2025-11-28T14:19:00Z">
              <w:r w:rsidDel="0010526F">
                <w:rPr>
                  <w:b/>
                  <w:spacing w:val="-10"/>
                  <w:sz w:val="14"/>
                </w:rPr>
                <w:delText>4</w:delText>
              </w:r>
            </w:del>
          </w:p>
        </w:tc>
        <w:tc>
          <w:tcPr>
            <w:tcW w:w="3189" w:type="dxa"/>
          </w:tcPr>
          <w:p w14:paraId="08A66744" w14:textId="78AE6FC7" w:rsidR="00CE685D" w:rsidDel="0010526F" w:rsidRDefault="00CE685D">
            <w:pPr>
              <w:pStyle w:val="TableParagraph"/>
              <w:spacing w:before="25"/>
              <w:rPr>
                <w:del w:id="144" w:author="Ingeborg Roggendorf (iroggend)" w:date="2025-11-28T14:19:00Z"/>
                <w:b/>
                <w:sz w:val="18"/>
              </w:rPr>
            </w:pPr>
          </w:p>
          <w:p w14:paraId="72D4529F" w14:textId="08721E26" w:rsidR="00CE685D" w:rsidRDefault="001509BD">
            <w:pPr>
              <w:pStyle w:val="TableParagraph"/>
              <w:spacing w:before="1"/>
              <w:ind w:left="106"/>
              <w:rPr>
                <w:sz w:val="18"/>
              </w:rPr>
            </w:pPr>
            <w:del w:id="145" w:author="Ingeborg Roggendorf (iroggend)" w:date="2025-11-28T14:19:00Z">
              <w:r w:rsidDel="0010526F">
                <w:rPr>
                  <w:sz w:val="18"/>
                </w:rPr>
                <w:delText>Warengruppe</w:delText>
              </w:r>
              <w:r w:rsidDel="0010526F">
                <w:rPr>
                  <w:spacing w:val="-7"/>
                  <w:sz w:val="18"/>
                </w:rPr>
                <w:delText xml:space="preserve"> </w:delText>
              </w:r>
              <w:r w:rsidDel="0010526F">
                <w:rPr>
                  <w:spacing w:val="-5"/>
                  <w:sz w:val="18"/>
                </w:rPr>
                <w:delText>103</w:delText>
              </w:r>
            </w:del>
          </w:p>
        </w:tc>
        <w:tc>
          <w:tcPr>
            <w:tcW w:w="3686" w:type="dxa"/>
          </w:tcPr>
          <w:p w14:paraId="5672A36F" w14:textId="77777777" w:rsidR="00CE685D" w:rsidRDefault="00CE685D">
            <w:pPr>
              <w:pStyle w:val="TableParagraph"/>
              <w:rPr>
                <w:rFonts w:ascii="Times New Roman"/>
                <w:sz w:val="16"/>
              </w:rPr>
            </w:pPr>
          </w:p>
        </w:tc>
      </w:tr>
      <w:tr w:rsidR="00CE685D" w14:paraId="455AFB42" w14:textId="77777777">
        <w:trPr>
          <w:trHeight w:val="701"/>
        </w:trPr>
        <w:tc>
          <w:tcPr>
            <w:tcW w:w="568" w:type="dxa"/>
          </w:tcPr>
          <w:p w14:paraId="74CF20D3" w14:textId="5EA3B8F7" w:rsidR="00CE685D" w:rsidDel="0010526F" w:rsidRDefault="00CE685D">
            <w:pPr>
              <w:pStyle w:val="TableParagraph"/>
              <w:spacing w:before="109"/>
              <w:rPr>
                <w:del w:id="146" w:author="Ingeborg Roggendorf (iroggend)" w:date="2025-11-28T14:19:00Z"/>
                <w:b/>
                <w:sz w:val="14"/>
              </w:rPr>
            </w:pPr>
          </w:p>
          <w:p w14:paraId="492B283A" w14:textId="49FBC873" w:rsidR="00CE685D" w:rsidRDefault="001509BD">
            <w:pPr>
              <w:pStyle w:val="TableParagraph"/>
              <w:ind w:right="233"/>
              <w:jc w:val="right"/>
              <w:rPr>
                <w:b/>
                <w:sz w:val="14"/>
              </w:rPr>
            </w:pPr>
            <w:del w:id="147" w:author="Ingeborg Roggendorf (iroggend)" w:date="2025-11-28T14:19:00Z">
              <w:r w:rsidDel="0010526F">
                <w:rPr>
                  <w:b/>
                  <w:spacing w:val="-10"/>
                  <w:sz w:val="14"/>
                </w:rPr>
                <w:delText>5</w:delText>
              </w:r>
            </w:del>
          </w:p>
        </w:tc>
        <w:tc>
          <w:tcPr>
            <w:tcW w:w="3189" w:type="dxa"/>
          </w:tcPr>
          <w:p w14:paraId="17B3105D" w14:textId="47FC2FD0" w:rsidR="00CE685D" w:rsidDel="0010526F" w:rsidRDefault="00CE685D">
            <w:pPr>
              <w:pStyle w:val="TableParagraph"/>
              <w:spacing w:before="25"/>
              <w:rPr>
                <w:del w:id="148" w:author="Ingeborg Roggendorf (iroggend)" w:date="2025-11-28T14:19:00Z"/>
                <w:b/>
                <w:sz w:val="18"/>
              </w:rPr>
            </w:pPr>
          </w:p>
          <w:p w14:paraId="4B878AB7" w14:textId="7F46EA9E" w:rsidR="00CE685D" w:rsidRDefault="001509BD">
            <w:pPr>
              <w:pStyle w:val="TableParagraph"/>
              <w:spacing w:before="1"/>
              <w:ind w:left="106"/>
              <w:rPr>
                <w:sz w:val="18"/>
              </w:rPr>
            </w:pPr>
            <w:del w:id="149" w:author="Ingeborg Roggendorf (iroggend)" w:date="2025-11-28T14:19:00Z">
              <w:r w:rsidDel="0010526F">
                <w:rPr>
                  <w:sz w:val="18"/>
                </w:rPr>
                <w:delText>Warengruppe</w:delText>
              </w:r>
              <w:r w:rsidDel="0010526F">
                <w:rPr>
                  <w:spacing w:val="-7"/>
                  <w:sz w:val="18"/>
                </w:rPr>
                <w:delText xml:space="preserve"> </w:delText>
              </w:r>
              <w:r w:rsidDel="0010526F">
                <w:rPr>
                  <w:spacing w:val="-5"/>
                  <w:sz w:val="18"/>
                </w:rPr>
                <w:delText>104</w:delText>
              </w:r>
            </w:del>
          </w:p>
        </w:tc>
        <w:tc>
          <w:tcPr>
            <w:tcW w:w="3686" w:type="dxa"/>
          </w:tcPr>
          <w:p w14:paraId="29E15A89" w14:textId="77777777" w:rsidR="00CE685D" w:rsidRDefault="00CE685D">
            <w:pPr>
              <w:pStyle w:val="TableParagraph"/>
              <w:rPr>
                <w:rFonts w:ascii="Times New Roman"/>
                <w:sz w:val="16"/>
              </w:rPr>
            </w:pPr>
          </w:p>
        </w:tc>
      </w:tr>
    </w:tbl>
    <w:p w14:paraId="4E65E360" w14:textId="77777777" w:rsidR="00CE685D" w:rsidRDefault="00CE685D">
      <w:pPr>
        <w:pStyle w:val="Textkrper"/>
        <w:rPr>
          <w:b/>
        </w:rPr>
      </w:pPr>
    </w:p>
    <w:p w14:paraId="35D0AFE5" w14:textId="77777777" w:rsidR="00CE685D" w:rsidRDefault="00CE685D">
      <w:pPr>
        <w:pStyle w:val="Textkrper"/>
        <w:spacing w:before="62"/>
        <w:rPr>
          <w:b/>
        </w:rPr>
      </w:pPr>
    </w:p>
    <w:tbl>
      <w:tblPr>
        <w:tblStyle w:val="TableNormal"/>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29"/>
        <w:gridCol w:w="4730"/>
      </w:tblGrid>
      <w:tr w:rsidR="00CE685D" w14:paraId="7B48BBD4" w14:textId="77777777">
        <w:trPr>
          <w:trHeight w:val="460"/>
        </w:trPr>
        <w:tc>
          <w:tcPr>
            <w:tcW w:w="4729" w:type="dxa"/>
          </w:tcPr>
          <w:p w14:paraId="21F8ABC0" w14:textId="6561564B" w:rsidR="00CE685D" w:rsidRDefault="001509BD">
            <w:pPr>
              <w:pStyle w:val="TableParagraph"/>
              <w:spacing w:line="229" w:lineRule="exact"/>
              <w:ind w:left="107"/>
              <w:rPr>
                <w:b/>
                <w:sz w:val="20"/>
              </w:rPr>
            </w:pPr>
            <w:del w:id="150" w:author="Ingeborg Roggendorf (iroggend)" w:date="2025-11-28T14:19:00Z">
              <w:r w:rsidDel="0010526F">
                <w:rPr>
                  <w:b/>
                  <w:sz w:val="20"/>
                </w:rPr>
                <w:lastRenderedPageBreak/>
                <w:delText>Abgebot</w:delText>
              </w:r>
              <w:r w:rsidDel="0010526F">
                <w:rPr>
                  <w:b/>
                  <w:spacing w:val="-8"/>
                  <w:sz w:val="20"/>
                </w:rPr>
                <w:delText xml:space="preserve"> </w:delText>
              </w:r>
              <w:r w:rsidDel="0010526F">
                <w:rPr>
                  <w:b/>
                  <w:sz w:val="20"/>
                </w:rPr>
                <w:delText>zum</w:delText>
              </w:r>
              <w:r w:rsidDel="0010526F">
                <w:rPr>
                  <w:b/>
                  <w:spacing w:val="-6"/>
                  <w:sz w:val="20"/>
                </w:rPr>
                <w:delText xml:space="preserve"> </w:delText>
              </w:r>
              <w:r w:rsidDel="0010526F">
                <w:rPr>
                  <w:b/>
                  <w:sz w:val="20"/>
                </w:rPr>
                <w:delText>Standardleistungsbuch</w:delText>
              </w:r>
              <w:r w:rsidDel="0010526F">
                <w:rPr>
                  <w:b/>
                  <w:spacing w:val="-6"/>
                  <w:sz w:val="20"/>
                </w:rPr>
                <w:delText xml:space="preserve"> </w:delText>
              </w:r>
              <w:r w:rsidDel="0010526F">
                <w:rPr>
                  <w:b/>
                  <w:spacing w:val="-5"/>
                  <w:sz w:val="20"/>
                </w:rPr>
                <w:delText>682</w:delText>
              </w:r>
            </w:del>
          </w:p>
        </w:tc>
        <w:tc>
          <w:tcPr>
            <w:tcW w:w="4730" w:type="dxa"/>
          </w:tcPr>
          <w:p w14:paraId="5BE1AA22" w14:textId="155A0CE0" w:rsidR="00CE685D" w:rsidRDefault="001509BD">
            <w:pPr>
              <w:pStyle w:val="TableParagraph"/>
              <w:spacing w:line="229" w:lineRule="exact"/>
              <w:ind w:left="107"/>
              <w:rPr>
                <w:b/>
                <w:sz w:val="20"/>
              </w:rPr>
            </w:pPr>
            <w:del w:id="151" w:author="Ingeborg Roggendorf (iroggend)" w:date="2025-11-28T14:19:00Z">
              <w:r w:rsidDel="0010526F">
                <w:rPr>
                  <w:b/>
                  <w:sz w:val="20"/>
                </w:rPr>
                <w:delText>Aufgebot</w:delText>
              </w:r>
              <w:r w:rsidDel="0010526F">
                <w:rPr>
                  <w:b/>
                  <w:spacing w:val="-5"/>
                  <w:sz w:val="20"/>
                </w:rPr>
                <w:delText xml:space="preserve"> </w:delText>
              </w:r>
              <w:r w:rsidDel="0010526F">
                <w:rPr>
                  <w:b/>
                  <w:sz w:val="20"/>
                </w:rPr>
                <w:delText>zum</w:delText>
              </w:r>
              <w:r w:rsidDel="0010526F">
                <w:rPr>
                  <w:b/>
                  <w:spacing w:val="-5"/>
                  <w:sz w:val="20"/>
                </w:rPr>
                <w:delText xml:space="preserve"> </w:delText>
              </w:r>
              <w:r w:rsidDel="0010526F">
                <w:rPr>
                  <w:b/>
                  <w:sz w:val="20"/>
                </w:rPr>
                <w:delText>Standardleistungsbuch</w:delText>
              </w:r>
              <w:r w:rsidDel="0010526F">
                <w:rPr>
                  <w:b/>
                  <w:spacing w:val="-5"/>
                  <w:sz w:val="20"/>
                </w:rPr>
                <w:delText xml:space="preserve"> 682</w:delText>
              </w:r>
            </w:del>
          </w:p>
        </w:tc>
      </w:tr>
      <w:tr w:rsidR="00CE685D" w14:paraId="2C29FD3E" w14:textId="77777777">
        <w:trPr>
          <w:trHeight w:val="618"/>
        </w:trPr>
        <w:tc>
          <w:tcPr>
            <w:tcW w:w="4729" w:type="dxa"/>
          </w:tcPr>
          <w:p w14:paraId="305AC048" w14:textId="77777777" w:rsidR="00CE685D" w:rsidRDefault="00CE685D">
            <w:pPr>
              <w:pStyle w:val="TableParagraph"/>
              <w:rPr>
                <w:rFonts w:ascii="Times New Roman"/>
                <w:sz w:val="16"/>
              </w:rPr>
            </w:pPr>
          </w:p>
        </w:tc>
        <w:tc>
          <w:tcPr>
            <w:tcW w:w="4730" w:type="dxa"/>
          </w:tcPr>
          <w:p w14:paraId="248F6532" w14:textId="77777777" w:rsidR="00CE685D" w:rsidRDefault="00CE685D">
            <w:pPr>
              <w:pStyle w:val="TableParagraph"/>
              <w:rPr>
                <w:rFonts w:ascii="Times New Roman"/>
                <w:sz w:val="16"/>
              </w:rPr>
            </w:pPr>
          </w:p>
        </w:tc>
      </w:tr>
      <w:tr w:rsidR="00CE685D" w14:paraId="7C0E00C8" w14:textId="77777777">
        <w:trPr>
          <w:trHeight w:val="460"/>
        </w:trPr>
        <w:tc>
          <w:tcPr>
            <w:tcW w:w="4729" w:type="dxa"/>
          </w:tcPr>
          <w:p w14:paraId="61E4F156" w14:textId="589DB0B6" w:rsidR="00CE685D" w:rsidRDefault="001509BD">
            <w:pPr>
              <w:pStyle w:val="TableParagraph"/>
              <w:spacing w:line="229" w:lineRule="exact"/>
              <w:ind w:left="107"/>
              <w:rPr>
                <w:b/>
                <w:sz w:val="20"/>
              </w:rPr>
            </w:pPr>
            <w:del w:id="152" w:author="Ingeborg Roggendorf (iroggend)" w:date="2025-11-28T14:19:00Z">
              <w:r w:rsidDel="0010526F">
                <w:rPr>
                  <w:b/>
                  <w:sz w:val="20"/>
                </w:rPr>
                <w:delText>Abgebot</w:delText>
              </w:r>
              <w:r w:rsidDel="0010526F">
                <w:rPr>
                  <w:b/>
                  <w:spacing w:val="-8"/>
                  <w:sz w:val="20"/>
                </w:rPr>
                <w:delText xml:space="preserve"> </w:delText>
              </w:r>
              <w:r w:rsidDel="0010526F">
                <w:rPr>
                  <w:b/>
                  <w:sz w:val="20"/>
                </w:rPr>
                <w:delText>zum</w:delText>
              </w:r>
              <w:r w:rsidDel="0010526F">
                <w:rPr>
                  <w:b/>
                  <w:spacing w:val="-6"/>
                  <w:sz w:val="20"/>
                </w:rPr>
                <w:delText xml:space="preserve"> </w:delText>
              </w:r>
              <w:r w:rsidDel="0010526F">
                <w:rPr>
                  <w:b/>
                  <w:sz w:val="20"/>
                </w:rPr>
                <w:delText>Standardleistungsbuch</w:delText>
              </w:r>
              <w:r w:rsidDel="0010526F">
                <w:rPr>
                  <w:b/>
                  <w:spacing w:val="-6"/>
                  <w:sz w:val="20"/>
                </w:rPr>
                <w:delText xml:space="preserve"> </w:delText>
              </w:r>
              <w:r w:rsidDel="0010526F">
                <w:rPr>
                  <w:b/>
                  <w:spacing w:val="-5"/>
                  <w:sz w:val="20"/>
                </w:rPr>
                <w:delText>630</w:delText>
              </w:r>
            </w:del>
          </w:p>
        </w:tc>
        <w:tc>
          <w:tcPr>
            <w:tcW w:w="4730" w:type="dxa"/>
          </w:tcPr>
          <w:p w14:paraId="270B6AD4" w14:textId="1F2EDBBF" w:rsidR="00CE685D" w:rsidRDefault="001509BD">
            <w:pPr>
              <w:pStyle w:val="TableParagraph"/>
              <w:spacing w:line="229" w:lineRule="exact"/>
              <w:ind w:left="107"/>
              <w:rPr>
                <w:b/>
                <w:sz w:val="20"/>
              </w:rPr>
            </w:pPr>
            <w:del w:id="153" w:author="Ingeborg Roggendorf (iroggend)" w:date="2025-11-28T14:19:00Z">
              <w:r w:rsidDel="0010526F">
                <w:rPr>
                  <w:b/>
                  <w:sz w:val="20"/>
                </w:rPr>
                <w:delText>Aufgebot</w:delText>
              </w:r>
              <w:r w:rsidDel="0010526F">
                <w:rPr>
                  <w:b/>
                  <w:spacing w:val="-5"/>
                  <w:sz w:val="20"/>
                </w:rPr>
                <w:delText xml:space="preserve"> </w:delText>
              </w:r>
              <w:r w:rsidDel="0010526F">
                <w:rPr>
                  <w:b/>
                  <w:sz w:val="20"/>
                </w:rPr>
                <w:delText>zum</w:delText>
              </w:r>
              <w:r w:rsidDel="0010526F">
                <w:rPr>
                  <w:b/>
                  <w:spacing w:val="-5"/>
                  <w:sz w:val="20"/>
                </w:rPr>
                <w:delText xml:space="preserve"> </w:delText>
              </w:r>
              <w:r w:rsidDel="0010526F">
                <w:rPr>
                  <w:b/>
                  <w:sz w:val="20"/>
                </w:rPr>
                <w:delText>Standardleistungsbuch</w:delText>
              </w:r>
              <w:r w:rsidDel="0010526F">
                <w:rPr>
                  <w:b/>
                  <w:spacing w:val="-5"/>
                  <w:sz w:val="20"/>
                </w:rPr>
                <w:delText xml:space="preserve"> 630</w:delText>
              </w:r>
            </w:del>
          </w:p>
        </w:tc>
      </w:tr>
      <w:tr w:rsidR="00CE685D" w14:paraId="210FA0D6" w14:textId="77777777">
        <w:trPr>
          <w:trHeight w:val="620"/>
        </w:trPr>
        <w:tc>
          <w:tcPr>
            <w:tcW w:w="4729" w:type="dxa"/>
          </w:tcPr>
          <w:p w14:paraId="4040FA95" w14:textId="77777777" w:rsidR="00CE685D" w:rsidRDefault="00CE685D">
            <w:pPr>
              <w:pStyle w:val="TableParagraph"/>
              <w:rPr>
                <w:rFonts w:ascii="Times New Roman"/>
                <w:sz w:val="16"/>
              </w:rPr>
            </w:pPr>
          </w:p>
        </w:tc>
        <w:tc>
          <w:tcPr>
            <w:tcW w:w="4730" w:type="dxa"/>
          </w:tcPr>
          <w:p w14:paraId="17D9FEC6" w14:textId="77777777" w:rsidR="00CE685D" w:rsidRDefault="00CE685D">
            <w:pPr>
              <w:pStyle w:val="TableParagraph"/>
              <w:rPr>
                <w:rFonts w:ascii="Times New Roman"/>
                <w:sz w:val="16"/>
              </w:rPr>
            </w:pPr>
          </w:p>
        </w:tc>
      </w:tr>
    </w:tbl>
    <w:p w14:paraId="6F9A0057" w14:textId="4BB33BB5" w:rsidR="00CE685D" w:rsidDel="0010526F" w:rsidRDefault="001509BD">
      <w:pPr>
        <w:pStyle w:val="Textkrper"/>
        <w:spacing w:before="158"/>
        <w:ind w:left="29"/>
        <w:rPr>
          <w:del w:id="154" w:author="Ingeborg Roggendorf (iroggend)" w:date="2025-11-28T14:21:00Z"/>
        </w:rPr>
      </w:pPr>
      <w:del w:id="155" w:author="Ingeborg Roggendorf (iroggend)" w:date="2025-11-28T14:21:00Z">
        <w:r w:rsidDel="0010526F">
          <w:delText>Hier</w:delText>
        </w:r>
        <w:r w:rsidDel="0010526F">
          <w:rPr>
            <w:spacing w:val="-7"/>
          </w:rPr>
          <w:delText xml:space="preserve"> </w:delText>
        </w:r>
        <w:r w:rsidDel="0010526F">
          <w:delText>ist</w:delText>
        </w:r>
        <w:r w:rsidDel="0010526F">
          <w:rPr>
            <w:spacing w:val="-5"/>
          </w:rPr>
          <w:delText xml:space="preserve"> </w:delText>
        </w:r>
        <w:r w:rsidDel="0010526F">
          <w:delText>jeweils</w:delText>
        </w:r>
        <w:r w:rsidDel="0010526F">
          <w:rPr>
            <w:spacing w:val="-5"/>
          </w:rPr>
          <w:delText xml:space="preserve"> </w:delText>
        </w:r>
        <w:r w:rsidDel="0010526F">
          <w:delText>nur</w:delText>
        </w:r>
        <w:r w:rsidDel="0010526F">
          <w:rPr>
            <w:spacing w:val="-5"/>
          </w:rPr>
          <w:delText xml:space="preserve"> </w:delText>
        </w:r>
        <w:r w:rsidDel="0010526F">
          <w:delText>ein</w:delText>
        </w:r>
        <w:r w:rsidDel="0010526F">
          <w:rPr>
            <w:spacing w:val="-5"/>
          </w:rPr>
          <w:delText xml:space="preserve"> </w:delText>
        </w:r>
        <w:r w:rsidDel="0010526F">
          <w:delText>Eintrag</w:delText>
        </w:r>
        <w:r w:rsidDel="0010526F">
          <w:rPr>
            <w:spacing w:val="-5"/>
          </w:rPr>
          <w:delText xml:space="preserve"> </w:delText>
        </w:r>
        <w:r w:rsidDel="0010526F">
          <w:delText>pro</w:delText>
        </w:r>
        <w:r w:rsidDel="0010526F">
          <w:rPr>
            <w:spacing w:val="-3"/>
          </w:rPr>
          <w:delText xml:space="preserve"> </w:delText>
        </w:r>
        <w:r w:rsidDel="0010526F">
          <w:delText>Standardleistungsbuch</w:delText>
        </w:r>
        <w:r w:rsidDel="0010526F">
          <w:rPr>
            <w:spacing w:val="-4"/>
          </w:rPr>
          <w:delText xml:space="preserve"> </w:delText>
        </w:r>
        <w:r w:rsidDel="0010526F">
          <w:rPr>
            <w:spacing w:val="-2"/>
          </w:rPr>
          <w:delText>einzusetzen.</w:delText>
        </w:r>
      </w:del>
    </w:p>
    <w:p w14:paraId="020BF834" w14:textId="360679AD" w:rsidR="00CE685D" w:rsidDel="0010526F" w:rsidRDefault="00CE685D">
      <w:pPr>
        <w:pStyle w:val="Textkrper"/>
        <w:rPr>
          <w:del w:id="156" w:author="Ingeborg Roggendorf (iroggend)" w:date="2025-11-28T14:21:00Z"/>
        </w:rPr>
      </w:pPr>
    </w:p>
    <w:p w14:paraId="203D9A44" w14:textId="3176C368" w:rsidR="00CE685D" w:rsidDel="0010526F" w:rsidRDefault="00CE685D">
      <w:pPr>
        <w:pStyle w:val="Textkrper"/>
        <w:spacing w:before="128"/>
        <w:rPr>
          <w:del w:id="157" w:author="Ingeborg Roggendorf (iroggend)" w:date="2025-11-28T14:21:00Z"/>
        </w:rPr>
      </w:pPr>
    </w:p>
    <w:p w14:paraId="7653DF18" w14:textId="2C575F20" w:rsidR="00CE685D" w:rsidDel="0010526F" w:rsidRDefault="001509BD">
      <w:pPr>
        <w:ind w:left="29"/>
        <w:rPr>
          <w:del w:id="158" w:author="Ingeborg Roggendorf (iroggend)" w:date="2025-11-28T14:21:00Z"/>
          <w:sz w:val="18"/>
        </w:rPr>
      </w:pPr>
      <w:del w:id="159" w:author="Ingeborg Roggendorf (iroggend)" w:date="2025-11-28T14:21:00Z">
        <w:r w:rsidDel="0010526F">
          <w:rPr>
            <w:sz w:val="18"/>
          </w:rPr>
          <w:delText>Tragen</w:delText>
        </w:r>
        <w:r w:rsidDel="0010526F">
          <w:rPr>
            <w:spacing w:val="-5"/>
            <w:sz w:val="18"/>
          </w:rPr>
          <w:delText xml:space="preserve"> </w:delText>
        </w:r>
        <w:r w:rsidDel="0010526F">
          <w:rPr>
            <w:sz w:val="18"/>
          </w:rPr>
          <w:delText>Sie</w:delText>
        </w:r>
        <w:r w:rsidDel="0010526F">
          <w:rPr>
            <w:spacing w:val="-3"/>
            <w:sz w:val="18"/>
          </w:rPr>
          <w:delText xml:space="preserve"> </w:delText>
        </w:r>
        <w:r w:rsidDel="0010526F">
          <w:rPr>
            <w:sz w:val="18"/>
          </w:rPr>
          <w:delText>Ihre</w:delText>
        </w:r>
        <w:r w:rsidDel="0010526F">
          <w:rPr>
            <w:spacing w:val="-4"/>
            <w:sz w:val="18"/>
          </w:rPr>
          <w:delText xml:space="preserve"> </w:delText>
        </w:r>
        <w:r w:rsidDel="0010526F">
          <w:rPr>
            <w:sz w:val="18"/>
          </w:rPr>
          <w:delText>Angaben</w:delText>
        </w:r>
        <w:r w:rsidDel="0010526F">
          <w:rPr>
            <w:spacing w:val="-3"/>
            <w:sz w:val="18"/>
          </w:rPr>
          <w:delText xml:space="preserve"> </w:delText>
        </w:r>
        <w:r w:rsidDel="0010526F">
          <w:rPr>
            <w:sz w:val="18"/>
          </w:rPr>
          <w:delText>bitte</w:delText>
        </w:r>
        <w:r w:rsidDel="0010526F">
          <w:rPr>
            <w:spacing w:val="-3"/>
            <w:sz w:val="18"/>
          </w:rPr>
          <w:delText xml:space="preserve"> </w:delText>
        </w:r>
        <w:r w:rsidDel="0010526F">
          <w:rPr>
            <w:sz w:val="18"/>
          </w:rPr>
          <w:delText>ausschließlich</w:delText>
        </w:r>
        <w:r w:rsidDel="0010526F">
          <w:rPr>
            <w:spacing w:val="-3"/>
            <w:sz w:val="18"/>
          </w:rPr>
          <w:delText xml:space="preserve"> </w:delText>
        </w:r>
        <w:r w:rsidDel="0010526F">
          <w:rPr>
            <w:sz w:val="18"/>
          </w:rPr>
          <w:delText>in</w:delText>
        </w:r>
        <w:r w:rsidDel="0010526F">
          <w:rPr>
            <w:spacing w:val="-3"/>
            <w:sz w:val="18"/>
          </w:rPr>
          <w:delText xml:space="preserve"> </w:delText>
        </w:r>
        <w:r w:rsidDel="0010526F">
          <w:rPr>
            <w:sz w:val="18"/>
          </w:rPr>
          <w:delText>den</w:delText>
        </w:r>
        <w:r w:rsidDel="0010526F">
          <w:rPr>
            <w:spacing w:val="-3"/>
            <w:sz w:val="18"/>
          </w:rPr>
          <w:delText xml:space="preserve"> </w:delText>
        </w:r>
        <w:r w:rsidDel="0010526F">
          <w:rPr>
            <w:sz w:val="18"/>
          </w:rPr>
          <w:delText>grau</w:delText>
        </w:r>
        <w:r w:rsidDel="0010526F">
          <w:rPr>
            <w:spacing w:val="-3"/>
            <w:sz w:val="18"/>
          </w:rPr>
          <w:delText xml:space="preserve"> </w:delText>
        </w:r>
        <w:r w:rsidDel="0010526F">
          <w:rPr>
            <w:sz w:val="18"/>
          </w:rPr>
          <w:delText>hinterlegten</w:delText>
        </w:r>
        <w:r w:rsidDel="0010526F">
          <w:rPr>
            <w:spacing w:val="-3"/>
            <w:sz w:val="18"/>
          </w:rPr>
          <w:delText xml:space="preserve"> </w:delText>
        </w:r>
        <w:r w:rsidDel="0010526F">
          <w:rPr>
            <w:sz w:val="18"/>
          </w:rPr>
          <w:delText>Feldern</w:delText>
        </w:r>
        <w:r w:rsidDel="0010526F">
          <w:rPr>
            <w:spacing w:val="-3"/>
            <w:sz w:val="18"/>
          </w:rPr>
          <w:delText xml:space="preserve"> </w:delText>
        </w:r>
        <w:r w:rsidDel="0010526F">
          <w:rPr>
            <w:sz w:val="18"/>
          </w:rPr>
          <w:delText>und</w:delText>
        </w:r>
        <w:r w:rsidDel="0010526F">
          <w:rPr>
            <w:spacing w:val="-3"/>
            <w:sz w:val="18"/>
          </w:rPr>
          <w:delText xml:space="preserve"> </w:delText>
        </w:r>
        <w:r w:rsidDel="0010526F">
          <w:rPr>
            <w:sz w:val="18"/>
          </w:rPr>
          <w:delText>auch</w:delText>
        </w:r>
        <w:r w:rsidDel="0010526F">
          <w:rPr>
            <w:spacing w:val="-3"/>
            <w:sz w:val="18"/>
          </w:rPr>
          <w:delText xml:space="preserve"> </w:delText>
        </w:r>
        <w:r w:rsidDel="0010526F">
          <w:rPr>
            <w:sz w:val="18"/>
          </w:rPr>
          <w:delText>in</w:delText>
        </w:r>
        <w:r w:rsidDel="0010526F">
          <w:rPr>
            <w:spacing w:val="-3"/>
            <w:sz w:val="18"/>
          </w:rPr>
          <w:delText xml:space="preserve"> </w:delText>
        </w:r>
        <w:r w:rsidDel="0010526F">
          <w:rPr>
            <w:sz w:val="18"/>
          </w:rPr>
          <w:delText>die</w:delText>
        </w:r>
        <w:r w:rsidDel="0010526F">
          <w:rPr>
            <w:spacing w:val="-3"/>
            <w:sz w:val="18"/>
          </w:rPr>
          <w:delText xml:space="preserve"> </w:delText>
        </w:r>
        <w:r w:rsidDel="0010526F">
          <w:rPr>
            <w:sz w:val="18"/>
          </w:rPr>
          <w:delText>Anlage</w:delText>
        </w:r>
        <w:r w:rsidDel="0010526F">
          <w:rPr>
            <w:spacing w:val="-3"/>
            <w:sz w:val="18"/>
          </w:rPr>
          <w:delText xml:space="preserve"> </w:delText>
        </w:r>
        <w:r w:rsidDel="0010526F">
          <w:rPr>
            <w:sz w:val="18"/>
          </w:rPr>
          <w:delText>28</w:delText>
        </w:r>
        <w:r w:rsidDel="0010526F">
          <w:rPr>
            <w:spacing w:val="-3"/>
            <w:sz w:val="18"/>
          </w:rPr>
          <w:delText xml:space="preserve"> </w:delText>
        </w:r>
        <w:r w:rsidDel="0010526F">
          <w:rPr>
            <w:spacing w:val="-4"/>
            <w:sz w:val="18"/>
          </w:rPr>
          <w:delText>ein.</w:delText>
        </w:r>
      </w:del>
    </w:p>
    <w:p w14:paraId="0AA29C00" w14:textId="77777777" w:rsidR="00CE685D" w:rsidRDefault="00CE685D">
      <w:pPr>
        <w:pStyle w:val="Textkrper"/>
        <w:rPr>
          <w:sz w:val="12"/>
        </w:rPr>
      </w:pPr>
    </w:p>
    <w:tbl>
      <w:tblPr>
        <w:tblStyle w:val="TableNormal"/>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0"/>
        <w:gridCol w:w="851"/>
        <w:gridCol w:w="1667"/>
        <w:gridCol w:w="3544"/>
      </w:tblGrid>
      <w:tr w:rsidR="00CE685D" w14:paraId="4F35E165" w14:textId="77777777">
        <w:trPr>
          <w:trHeight w:val="424"/>
        </w:trPr>
        <w:tc>
          <w:tcPr>
            <w:tcW w:w="3550" w:type="dxa"/>
          </w:tcPr>
          <w:p w14:paraId="1B475E48" w14:textId="3FC87D45" w:rsidR="00CE685D" w:rsidRDefault="001509BD">
            <w:pPr>
              <w:pStyle w:val="TableParagraph"/>
              <w:spacing w:before="55"/>
              <w:ind w:left="107"/>
              <w:rPr>
                <w:b/>
                <w:sz w:val="16"/>
              </w:rPr>
            </w:pPr>
            <w:del w:id="160" w:author="Ingeborg Roggendorf (iroggend)" w:date="2025-11-28T14:19:00Z">
              <w:r w:rsidDel="0010526F">
                <w:rPr>
                  <w:b/>
                  <w:spacing w:val="-2"/>
                  <w:sz w:val="16"/>
                </w:rPr>
                <w:delText>Artikel</w:delText>
              </w:r>
            </w:del>
          </w:p>
        </w:tc>
        <w:tc>
          <w:tcPr>
            <w:tcW w:w="851" w:type="dxa"/>
          </w:tcPr>
          <w:p w14:paraId="1BF89F10" w14:textId="32108B9B" w:rsidR="00CE685D" w:rsidRDefault="001509BD">
            <w:pPr>
              <w:pStyle w:val="TableParagraph"/>
              <w:spacing w:before="55"/>
              <w:ind w:left="4"/>
              <w:jc w:val="center"/>
              <w:rPr>
                <w:b/>
                <w:sz w:val="16"/>
              </w:rPr>
            </w:pPr>
            <w:del w:id="161" w:author="Ingeborg Roggendorf (iroggend)" w:date="2025-11-28T14:19:00Z">
              <w:r w:rsidDel="0010526F">
                <w:rPr>
                  <w:b/>
                  <w:spacing w:val="-2"/>
                  <w:sz w:val="16"/>
                </w:rPr>
                <w:delText>Menge</w:delText>
              </w:r>
            </w:del>
          </w:p>
        </w:tc>
        <w:tc>
          <w:tcPr>
            <w:tcW w:w="1667" w:type="dxa"/>
          </w:tcPr>
          <w:p w14:paraId="2BFAF76A" w14:textId="5D4819BF" w:rsidR="00CE685D" w:rsidRDefault="001509BD">
            <w:pPr>
              <w:pStyle w:val="TableParagraph"/>
              <w:spacing w:before="36" w:line="184" w:lineRule="exact"/>
              <w:ind w:left="386" w:right="331" w:hanging="48"/>
              <w:rPr>
                <w:b/>
                <w:sz w:val="16"/>
              </w:rPr>
            </w:pPr>
            <w:del w:id="162" w:author="Ingeborg Roggendorf (iroggend)" w:date="2025-11-28T14:19:00Z">
              <w:r w:rsidDel="0010526F">
                <w:rPr>
                  <w:b/>
                  <w:sz w:val="16"/>
                </w:rPr>
                <w:delText>Preis</w:delText>
              </w:r>
              <w:r w:rsidDel="0010526F">
                <w:rPr>
                  <w:b/>
                  <w:spacing w:val="-12"/>
                  <w:sz w:val="16"/>
                </w:rPr>
                <w:delText xml:space="preserve"> </w:delText>
              </w:r>
              <w:r w:rsidDel="0010526F">
                <w:rPr>
                  <w:b/>
                  <w:sz w:val="16"/>
                </w:rPr>
                <w:delText>in</w:delText>
              </w:r>
              <w:r w:rsidDel="0010526F">
                <w:rPr>
                  <w:b/>
                  <w:spacing w:val="-11"/>
                  <w:sz w:val="16"/>
                </w:rPr>
                <w:delText xml:space="preserve"> </w:delText>
              </w:r>
              <w:r w:rsidDel="0010526F">
                <w:rPr>
                  <w:b/>
                  <w:sz w:val="16"/>
                </w:rPr>
                <w:delText>Euro ohne</w:delText>
              </w:r>
              <w:r w:rsidDel="0010526F">
                <w:rPr>
                  <w:b/>
                  <w:spacing w:val="-6"/>
                  <w:sz w:val="16"/>
                </w:rPr>
                <w:delText xml:space="preserve"> </w:delText>
              </w:r>
              <w:r w:rsidDel="0010526F">
                <w:rPr>
                  <w:b/>
                  <w:spacing w:val="-2"/>
                  <w:sz w:val="16"/>
                </w:rPr>
                <w:delText>MwSt.</w:delText>
              </w:r>
            </w:del>
          </w:p>
        </w:tc>
        <w:tc>
          <w:tcPr>
            <w:tcW w:w="3544" w:type="dxa"/>
          </w:tcPr>
          <w:p w14:paraId="55F265BD" w14:textId="67BFE68A" w:rsidR="00CE685D" w:rsidRDefault="001509BD">
            <w:pPr>
              <w:pStyle w:val="TableParagraph"/>
              <w:spacing w:before="55"/>
              <w:ind w:left="105"/>
              <w:rPr>
                <w:b/>
                <w:sz w:val="16"/>
              </w:rPr>
            </w:pPr>
            <w:del w:id="163" w:author="Ingeborg Roggendorf (iroggend)" w:date="2025-11-28T14:19:00Z">
              <w:r w:rsidDel="0010526F">
                <w:rPr>
                  <w:b/>
                  <w:sz w:val="16"/>
                </w:rPr>
                <w:delText>Weitere</w:delText>
              </w:r>
              <w:r w:rsidDel="0010526F">
                <w:rPr>
                  <w:b/>
                  <w:spacing w:val="-5"/>
                  <w:sz w:val="16"/>
                </w:rPr>
                <w:delText xml:space="preserve"> </w:delText>
              </w:r>
              <w:r w:rsidDel="0010526F">
                <w:rPr>
                  <w:b/>
                  <w:spacing w:val="-2"/>
                  <w:sz w:val="16"/>
                </w:rPr>
                <w:delText>Angaben</w:delText>
              </w:r>
            </w:del>
          </w:p>
        </w:tc>
      </w:tr>
      <w:tr w:rsidR="00CE685D" w14:paraId="02A99BA5" w14:textId="77777777">
        <w:trPr>
          <w:trHeight w:val="240"/>
        </w:trPr>
        <w:tc>
          <w:tcPr>
            <w:tcW w:w="3550" w:type="dxa"/>
          </w:tcPr>
          <w:p w14:paraId="6114C272" w14:textId="3DFC5BA3" w:rsidR="00CE685D" w:rsidRDefault="001509BD">
            <w:pPr>
              <w:pStyle w:val="TableParagraph"/>
              <w:spacing w:before="55" w:line="166" w:lineRule="exact"/>
              <w:ind w:left="107"/>
              <w:rPr>
                <w:b/>
                <w:sz w:val="16"/>
              </w:rPr>
            </w:pPr>
            <w:del w:id="164" w:author="Ingeborg Roggendorf (iroggend)" w:date="2025-11-28T14:19:00Z">
              <w:r w:rsidDel="0010526F">
                <w:rPr>
                  <w:b/>
                  <w:spacing w:val="-2"/>
                  <w:sz w:val="16"/>
                </w:rPr>
                <w:delText>Leistung:</w:delText>
              </w:r>
            </w:del>
          </w:p>
        </w:tc>
        <w:tc>
          <w:tcPr>
            <w:tcW w:w="851" w:type="dxa"/>
          </w:tcPr>
          <w:p w14:paraId="747478AF" w14:textId="77777777" w:rsidR="00CE685D" w:rsidRDefault="00CE685D">
            <w:pPr>
              <w:pStyle w:val="TableParagraph"/>
              <w:rPr>
                <w:rFonts w:ascii="Times New Roman"/>
                <w:sz w:val="16"/>
              </w:rPr>
            </w:pPr>
          </w:p>
        </w:tc>
        <w:tc>
          <w:tcPr>
            <w:tcW w:w="1667" w:type="dxa"/>
          </w:tcPr>
          <w:p w14:paraId="3346D9A5" w14:textId="77777777" w:rsidR="00CE685D" w:rsidRDefault="00CE685D">
            <w:pPr>
              <w:pStyle w:val="TableParagraph"/>
              <w:rPr>
                <w:rFonts w:ascii="Times New Roman"/>
                <w:sz w:val="16"/>
              </w:rPr>
            </w:pPr>
          </w:p>
        </w:tc>
        <w:tc>
          <w:tcPr>
            <w:tcW w:w="3544" w:type="dxa"/>
          </w:tcPr>
          <w:p w14:paraId="40186363" w14:textId="097A903E" w:rsidR="00CE685D" w:rsidRDefault="001509BD">
            <w:pPr>
              <w:pStyle w:val="TableParagraph"/>
              <w:spacing w:before="55" w:line="166" w:lineRule="exact"/>
              <w:ind w:left="105"/>
              <w:rPr>
                <w:b/>
                <w:sz w:val="16"/>
              </w:rPr>
            </w:pPr>
            <w:del w:id="165" w:author="Ingeborg Roggendorf (iroggend)" w:date="2025-11-28T14:19:00Z">
              <w:r w:rsidDel="0010526F">
                <w:rPr>
                  <w:b/>
                  <w:spacing w:val="-2"/>
                  <w:sz w:val="16"/>
                </w:rPr>
                <w:delText>Produktbezeichnung:</w:delText>
              </w:r>
            </w:del>
          </w:p>
        </w:tc>
      </w:tr>
      <w:tr w:rsidR="00CE685D" w14:paraId="33E074D5" w14:textId="77777777">
        <w:trPr>
          <w:trHeight w:val="388"/>
        </w:trPr>
        <w:tc>
          <w:tcPr>
            <w:tcW w:w="3550" w:type="dxa"/>
          </w:tcPr>
          <w:p w14:paraId="3FC4B1C7" w14:textId="350B19DB" w:rsidR="00CE685D" w:rsidRDefault="001509BD">
            <w:pPr>
              <w:pStyle w:val="TableParagraph"/>
              <w:spacing w:before="55"/>
              <w:ind w:left="107"/>
              <w:rPr>
                <w:sz w:val="16"/>
              </w:rPr>
            </w:pPr>
            <w:del w:id="166" w:author="Ingeborg Roggendorf (iroggend)" w:date="2025-11-28T14:19:00Z">
              <w:r w:rsidDel="0010526F">
                <w:rPr>
                  <w:sz w:val="16"/>
                </w:rPr>
                <w:delText>Stundenlohn</w:delText>
              </w:r>
              <w:r w:rsidDel="0010526F">
                <w:rPr>
                  <w:spacing w:val="-9"/>
                  <w:sz w:val="16"/>
                </w:rPr>
                <w:delText xml:space="preserve"> </w:delText>
              </w:r>
              <w:r w:rsidDel="0010526F">
                <w:rPr>
                  <w:spacing w:val="-2"/>
                  <w:sz w:val="16"/>
                </w:rPr>
                <w:delText>Meister/Techniker</w:delText>
              </w:r>
            </w:del>
          </w:p>
        </w:tc>
        <w:tc>
          <w:tcPr>
            <w:tcW w:w="851" w:type="dxa"/>
          </w:tcPr>
          <w:p w14:paraId="77E4F8E8" w14:textId="15545023" w:rsidR="00CE685D" w:rsidRDefault="001509BD">
            <w:pPr>
              <w:pStyle w:val="TableParagraph"/>
              <w:spacing w:before="55"/>
              <w:ind w:left="4"/>
              <w:jc w:val="center"/>
              <w:rPr>
                <w:sz w:val="16"/>
              </w:rPr>
            </w:pPr>
            <w:del w:id="167" w:author="Ingeborg Roggendorf (iroggend)" w:date="2025-11-28T14:19:00Z">
              <w:r w:rsidDel="0010526F">
                <w:rPr>
                  <w:spacing w:val="-10"/>
                  <w:sz w:val="16"/>
                </w:rPr>
                <w:delText>1</w:delText>
              </w:r>
            </w:del>
          </w:p>
        </w:tc>
        <w:tc>
          <w:tcPr>
            <w:tcW w:w="1667" w:type="dxa"/>
            <w:shd w:val="clear" w:color="auto" w:fill="D9D9D9"/>
          </w:tcPr>
          <w:p w14:paraId="262DD66B" w14:textId="77777777" w:rsidR="00CE685D" w:rsidRDefault="00CE685D">
            <w:pPr>
              <w:pStyle w:val="TableParagraph"/>
              <w:rPr>
                <w:rFonts w:ascii="Times New Roman"/>
                <w:sz w:val="16"/>
              </w:rPr>
            </w:pPr>
          </w:p>
        </w:tc>
        <w:tc>
          <w:tcPr>
            <w:tcW w:w="3544" w:type="dxa"/>
            <w:shd w:val="clear" w:color="auto" w:fill="D9D9D9"/>
          </w:tcPr>
          <w:p w14:paraId="47877D58" w14:textId="77777777" w:rsidR="00CE685D" w:rsidRDefault="00CE685D">
            <w:pPr>
              <w:pStyle w:val="TableParagraph"/>
              <w:rPr>
                <w:rFonts w:ascii="Times New Roman"/>
                <w:sz w:val="16"/>
              </w:rPr>
            </w:pPr>
          </w:p>
        </w:tc>
      </w:tr>
      <w:tr w:rsidR="00CE685D" w14:paraId="72F1511D" w14:textId="77777777">
        <w:trPr>
          <w:trHeight w:val="388"/>
        </w:trPr>
        <w:tc>
          <w:tcPr>
            <w:tcW w:w="3550" w:type="dxa"/>
          </w:tcPr>
          <w:p w14:paraId="44EEDD61" w14:textId="3B9331A1" w:rsidR="00CE685D" w:rsidRDefault="001509BD">
            <w:pPr>
              <w:pStyle w:val="TableParagraph"/>
              <w:spacing w:before="55"/>
              <w:ind w:left="107"/>
              <w:rPr>
                <w:sz w:val="16"/>
              </w:rPr>
            </w:pPr>
            <w:del w:id="168" w:author="Ingeborg Roggendorf (iroggend)" w:date="2025-11-28T14:19:00Z">
              <w:r w:rsidDel="0010526F">
                <w:rPr>
                  <w:sz w:val="16"/>
                </w:rPr>
                <w:delText>Stundenlohn</w:delText>
              </w:r>
              <w:r w:rsidDel="0010526F">
                <w:rPr>
                  <w:spacing w:val="-8"/>
                  <w:sz w:val="16"/>
                </w:rPr>
                <w:delText xml:space="preserve"> </w:delText>
              </w:r>
              <w:r w:rsidDel="0010526F">
                <w:rPr>
                  <w:spacing w:val="-2"/>
                  <w:sz w:val="16"/>
                </w:rPr>
                <w:delText>Obermonteur</w:delText>
              </w:r>
            </w:del>
          </w:p>
        </w:tc>
        <w:tc>
          <w:tcPr>
            <w:tcW w:w="851" w:type="dxa"/>
          </w:tcPr>
          <w:p w14:paraId="1AAFAF74" w14:textId="05EBBBFB" w:rsidR="00CE685D" w:rsidRDefault="001509BD">
            <w:pPr>
              <w:pStyle w:val="TableParagraph"/>
              <w:spacing w:before="55"/>
              <w:ind w:left="4" w:right="1"/>
              <w:jc w:val="center"/>
              <w:rPr>
                <w:sz w:val="16"/>
              </w:rPr>
            </w:pPr>
            <w:del w:id="169" w:author="Ingeborg Roggendorf (iroggend)" w:date="2025-11-28T14:19:00Z">
              <w:r w:rsidDel="0010526F">
                <w:rPr>
                  <w:spacing w:val="-10"/>
                  <w:sz w:val="16"/>
                </w:rPr>
                <w:delText>1</w:delText>
              </w:r>
            </w:del>
          </w:p>
        </w:tc>
        <w:tc>
          <w:tcPr>
            <w:tcW w:w="1667" w:type="dxa"/>
            <w:shd w:val="clear" w:color="auto" w:fill="D9D9D9"/>
          </w:tcPr>
          <w:p w14:paraId="60EAA71E" w14:textId="77777777" w:rsidR="00CE685D" w:rsidRDefault="00CE685D">
            <w:pPr>
              <w:pStyle w:val="TableParagraph"/>
              <w:rPr>
                <w:rFonts w:ascii="Times New Roman"/>
                <w:sz w:val="16"/>
              </w:rPr>
            </w:pPr>
          </w:p>
        </w:tc>
        <w:tc>
          <w:tcPr>
            <w:tcW w:w="3544" w:type="dxa"/>
            <w:shd w:val="clear" w:color="auto" w:fill="D9D9D9"/>
          </w:tcPr>
          <w:p w14:paraId="251A09A9" w14:textId="77777777" w:rsidR="00CE685D" w:rsidRDefault="00CE685D">
            <w:pPr>
              <w:pStyle w:val="TableParagraph"/>
              <w:rPr>
                <w:rFonts w:ascii="Times New Roman"/>
                <w:sz w:val="16"/>
              </w:rPr>
            </w:pPr>
          </w:p>
        </w:tc>
      </w:tr>
      <w:tr w:rsidR="00CE685D" w14:paraId="76FF41FA" w14:textId="77777777">
        <w:trPr>
          <w:trHeight w:val="569"/>
        </w:trPr>
        <w:tc>
          <w:tcPr>
            <w:tcW w:w="3550" w:type="dxa"/>
          </w:tcPr>
          <w:p w14:paraId="2EC1B2A2" w14:textId="53099575" w:rsidR="00CE685D" w:rsidRDefault="001509BD">
            <w:pPr>
              <w:pStyle w:val="TableParagraph"/>
              <w:spacing w:before="55"/>
              <w:ind w:left="107"/>
              <w:rPr>
                <w:sz w:val="16"/>
              </w:rPr>
            </w:pPr>
            <w:del w:id="170" w:author="Ingeborg Roggendorf (iroggend)" w:date="2025-11-28T14:19:00Z">
              <w:r w:rsidDel="0010526F">
                <w:rPr>
                  <w:sz w:val="16"/>
                </w:rPr>
                <w:delText>Stundenlohn</w:delText>
              </w:r>
              <w:r w:rsidDel="0010526F">
                <w:rPr>
                  <w:spacing w:val="-8"/>
                  <w:sz w:val="16"/>
                </w:rPr>
                <w:delText xml:space="preserve"> </w:delText>
              </w:r>
              <w:r w:rsidDel="0010526F">
                <w:rPr>
                  <w:spacing w:val="-2"/>
                  <w:sz w:val="16"/>
                </w:rPr>
                <w:delText>Geselle</w:delText>
              </w:r>
            </w:del>
          </w:p>
        </w:tc>
        <w:tc>
          <w:tcPr>
            <w:tcW w:w="851" w:type="dxa"/>
          </w:tcPr>
          <w:p w14:paraId="57EEB64F" w14:textId="18E3C934" w:rsidR="00CE685D" w:rsidRDefault="001509BD">
            <w:pPr>
              <w:pStyle w:val="TableParagraph"/>
              <w:spacing w:before="55"/>
              <w:ind w:left="4" w:right="2"/>
              <w:jc w:val="center"/>
              <w:rPr>
                <w:sz w:val="16"/>
              </w:rPr>
            </w:pPr>
            <w:del w:id="171" w:author="Ingeborg Roggendorf (iroggend)" w:date="2025-11-28T14:19:00Z">
              <w:r w:rsidDel="0010526F">
                <w:rPr>
                  <w:spacing w:val="-10"/>
                  <w:sz w:val="16"/>
                </w:rPr>
                <w:delText>1</w:delText>
              </w:r>
            </w:del>
          </w:p>
        </w:tc>
        <w:tc>
          <w:tcPr>
            <w:tcW w:w="1667" w:type="dxa"/>
            <w:shd w:val="clear" w:color="auto" w:fill="D9D9D9"/>
          </w:tcPr>
          <w:p w14:paraId="7BD4DD25" w14:textId="77777777" w:rsidR="00CE685D" w:rsidRDefault="00CE685D">
            <w:pPr>
              <w:pStyle w:val="TableParagraph"/>
              <w:rPr>
                <w:rFonts w:ascii="Times New Roman"/>
                <w:sz w:val="16"/>
              </w:rPr>
            </w:pPr>
          </w:p>
        </w:tc>
        <w:tc>
          <w:tcPr>
            <w:tcW w:w="3544" w:type="dxa"/>
            <w:shd w:val="clear" w:color="auto" w:fill="D9D9D9"/>
          </w:tcPr>
          <w:p w14:paraId="3034DC96" w14:textId="77777777" w:rsidR="00CE685D" w:rsidRDefault="00CE685D">
            <w:pPr>
              <w:pStyle w:val="TableParagraph"/>
              <w:rPr>
                <w:rFonts w:ascii="Times New Roman"/>
                <w:sz w:val="16"/>
              </w:rPr>
            </w:pPr>
          </w:p>
        </w:tc>
      </w:tr>
      <w:tr w:rsidR="00CE685D" w14:paraId="0278AFA4" w14:textId="77777777">
        <w:trPr>
          <w:trHeight w:val="552"/>
        </w:trPr>
        <w:tc>
          <w:tcPr>
            <w:tcW w:w="3550" w:type="dxa"/>
          </w:tcPr>
          <w:p w14:paraId="39930BB5" w14:textId="2EEC051D" w:rsidR="00CE685D" w:rsidRDefault="001509BD">
            <w:pPr>
              <w:pStyle w:val="TableParagraph"/>
              <w:spacing w:before="55"/>
              <w:ind w:left="107"/>
              <w:rPr>
                <w:sz w:val="16"/>
              </w:rPr>
            </w:pPr>
            <w:del w:id="172" w:author="Ingeborg Roggendorf (iroggend)" w:date="2025-11-28T14:19:00Z">
              <w:r w:rsidDel="0010526F">
                <w:rPr>
                  <w:sz w:val="16"/>
                </w:rPr>
                <w:delText>Stundenlohn</w:delText>
              </w:r>
              <w:r w:rsidDel="0010526F">
                <w:rPr>
                  <w:spacing w:val="-9"/>
                  <w:sz w:val="16"/>
                </w:rPr>
                <w:delText xml:space="preserve"> </w:delText>
              </w:r>
              <w:r w:rsidDel="0010526F">
                <w:rPr>
                  <w:spacing w:val="-2"/>
                  <w:sz w:val="16"/>
                </w:rPr>
                <w:delText>Helfer</w:delText>
              </w:r>
            </w:del>
          </w:p>
        </w:tc>
        <w:tc>
          <w:tcPr>
            <w:tcW w:w="851" w:type="dxa"/>
          </w:tcPr>
          <w:p w14:paraId="5934EA35" w14:textId="31B79E3E" w:rsidR="00CE685D" w:rsidRDefault="001509BD">
            <w:pPr>
              <w:pStyle w:val="TableParagraph"/>
              <w:spacing w:before="55"/>
              <w:ind w:left="4"/>
              <w:jc w:val="center"/>
              <w:rPr>
                <w:sz w:val="16"/>
              </w:rPr>
            </w:pPr>
            <w:del w:id="173" w:author="Ingeborg Roggendorf (iroggend)" w:date="2025-11-28T14:19:00Z">
              <w:r w:rsidDel="0010526F">
                <w:rPr>
                  <w:spacing w:val="-10"/>
                  <w:sz w:val="16"/>
                </w:rPr>
                <w:delText>1</w:delText>
              </w:r>
            </w:del>
          </w:p>
        </w:tc>
        <w:tc>
          <w:tcPr>
            <w:tcW w:w="1667" w:type="dxa"/>
            <w:shd w:val="clear" w:color="auto" w:fill="D9D9D9"/>
          </w:tcPr>
          <w:p w14:paraId="5E09C9B8" w14:textId="77777777" w:rsidR="00CE685D" w:rsidRDefault="00CE685D">
            <w:pPr>
              <w:pStyle w:val="TableParagraph"/>
              <w:rPr>
                <w:rFonts w:ascii="Times New Roman"/>
                <w:sz w:val="16"/>
              </w:rPr>
            </w:pPr>
          </w:p>
        </w:tc>
        <w:tc>
          <w:tcPr>
            <w:tcW w:w="3544" w:type="dxa"/>
            <w:shd w:val="clear" w:color="auto" w:fill="D9D9D9"/>
          </w:tcPr>
          <w:p w14:paraId="388C8936" w14:textId="77777777" w:rsidR="00CE685D" w:rsidRDefault="00CE685D">
            <w:pPr>
              <w:pStyle w:val="TableParagraph"/>
              <w:rPr>
                <w:rFonts w:ascii="Times New Roman"/>
                <w:sz w:val="16"/>
              </w:rPr>
            </w:pPr>
          </w:p>
        </w:tc>
      </w:tr>
    </w:tbl>
    <w:p w14:paraId="6AF6E3F1" w14:textId="77777777" w:rsidR="00CE685D" w:rsidRDefault="00CE685D">
      <w:pPr>
        <w:pStyle w:val="Textkrper"/>
        <w:rPr>
          <w:sz w:val="18"/>
        </w:rPr>
      </w:pPr>
    </w:p>
    <w:p w14:paraId="1C938BB1" w14:textId="77777777" w:rsidR="00CE685D" w:rsidRDefault="00CE685D">
      <w:pPr>
        <w:pStyle w:val="Textkrper"/>
        <w:spacing w:before="105"/>
        <w:rPr>
          <w:sz w:val="18"/>
        </w:rPr>
      </w:pPr>
    </w:p>
    <w:p w14:paraId="6362C882" w14:textId="6DF70C23" w:rsidR="00CE685D" w:rsidDel="0010526F" w:rsidRDefault="001509BD">
      <w:pPr>
        <w:pStyle w:val="Textkrper"/>
        <w:spacing w:before="1"/>
        <w:ind w:left="29"/>
        <w:rPr>
          <w:del w:id="174" w:author="Ingeborg Roggendorf (iroggend)" w:date="2025-11-28T14:22:00Z"/>
        </w:rPr>
      </w:pPr>
      <w:del w:id="175" w:author="Ingeborg Roggendorf (iroggend)" w:date="2025-11-28T14:22:00Z">
        <w:r w:rsidDel="0010526F">
          <w:delText>Die</w:delText>
        </w:r>
        <w:r w:rsidDel="0010526F">
          <w:rPr>
            <w:spacing w:val="-8"/>
          </w:rPr>
          <w:delText xml:space="preserve"> </w:delText>
        </w:r>
        <w:r w:rsidDel="0010526F">
          <w:delText>Wertung</w:delText>
        </w:r>
        <w:r w:rsidDel="0010526F">
          <w:rPr>
            <w:spacing w:val="-6"/>
          </w:rPr>
          <w:delText xml:space="preserve"> </w:delText>
        </w:r>
        <w:r w:rsidDel="0010526F">
          <w:delText>erfolgt</w:delText>
        </w:r>
        <w:r w:rsidDel="0010526F">
          <w:rPr>
            <w:spacing w:val="-5"/>
          </w:rPr>
          <w:delText xml:space="preserve"> </w:delText>
        </w:r>
        <w:r w:rsidDel="0010526F">
          <w:delText>im</w:delText>
        </w:r>
        <w:r w:rsidDel="0010526F">
          <w:rPr>
            <w:spacing w:val="-6"/>
          </w:rPr>
          <w:delText xml:space="preserve"> </w:delText>
        </w:r>
        <w:r w:rsidDel="0010526F">
          <w:delText>Verhältnis</w:delText>
        </w:r>
        <w:r w:rsidDel="0010526F">
          <w:rPr>
            <w:spacing w:val="-5"/>
          </w:rPr>
          <w:delText xml:space="preserve"> </w:delText>
        </w:r>
        <w:r w:rsidDel="0010526F">
          <w:delText>45/40/15</w:delText>
        </w:r>
        <w:r w:rsidDel="0010526F">
          <w:rPr>
            <w:spacing w:val="-6"/>
          </w:rPr>
          <w:delText xml:space="preserve"> </w:delText>
        </w:r>
        <w:r w:rsidDel="0010526F">
          <w:delText>(Lohnkosten,</w:delText>
        </w:r>
        <w:r w:rsidDel="0010526F">
          <w:rPr>
            <w:spacing w:val="-6"/>
          </w:rPr>
          <w:delText xml:space="preserve"> </w:delText>
        </w:r>
        <w:r w:rsidDel="0010526F">
          <w:delText>Leistungen</w:delText>
        </w:r>
        <w:r w:rsidDel="0010526F">
          <w:rPr>
            <w:spacing w:val="-5"/>
          </w:rPr>
          <w:delText xml:space="preserve"> </w:delText>
        </w:r>
        <w:r w:rsidDel="0010526F">
          <w:delText>nach</w:delText>
        </w:r>
        <w:r w:rsidDel="0010526F">
          <w:rPr>
            <w:spacing w:val="-6"/>
          </w:rPr>
          <w:delText xml:space="preserve"> </w:delText>
        </w:r>
        <w:r w:rsidDel="0010526F">
          <w:delText>StLb.,</w:delText>
        </w:r>
        <w:r w:rsidDel="0010526F">
          <w:rPr>
            <w:spacing w:val="-5"/>
          </w:rPr>
          <w:delText xml:space="preserve"> </w:delText>
        </w:r>
        <w:r w:rsidDel="0010526F">
          <w:rPr>
            <w:spacing w:val="-2"/>
          </w:rPr>
          <w:delText>Materialkosten).</w:delText>
        </w:r>
      </w:del>
    </w:p>
    <w:p w14:paraId="5FB320CE" w14:textId="39998CD5" w:rsidR="00CE685D" w:rsidDel="0010526F" w:rsidRDefault="00CE685D">
      <w:pPr>
        <w:pStyle w:val="Textkrper"/>
        <w:rPr>
          <w:del w:id="176" w:author="Ingeborg Roggendorf (iroggend)" w:date="2025-11-28T14:22:00Z"/>
        </w:rPr>
        <w:sectPr w:rsidR="00CE685D" w:rsidDel="0010526F">
          <w:pgSz w:w="11910" w:h="16840"/>
          <w:pgMar w:top="540" w:right="566" w:bottom="960" w:left="1275" w:header="0" w:footer="761" w:gutter="0"/>
          <w:cols w:space="720"/>
        </w:sectPr>
      </w:pPr>
    </w:p>
    <w:p w14:paraId="75FE6928" w14:textId="77777777" w:rsidR="00CE685D" w:rsidRDefault="001509BD">
      <w:pPr>
        <w:spacing w:before="83"/>
        <w:ind w:left="29"/>
        <w:rPr>
          <w:b/>
          <w:sz w:val="20"/>
        </w:rPr>
      </w:pPr>
      <w:r>
        <w:rPr>
          <w:b/>
          <w:sz w:val="20"/>
        </w:rPr>
        <w:t>Eigene</w:t>
      </w:r>
      <w:r>
        <w:rPr>
          <w:b/>
          <w:spacing w:val="-9"/>
          <w:sz w:val="20"/>
        </w:rPr>
        <w:t xml:space="preserve"> </w:t>
      </w:r>
      <w:r>
        <w:rPr>
          <w:b/>
          <w:sz w:val="20"/>
        </w:rPr>
        <w:t>Geschäftsbedingungen</w:t>
      </w:r>
      <w:r>
        <w:rPr>
          <w:b/>
          <w:spacing w:val="-8"/>
          <w:sz w:val="20"/>
        </w:rPr>
        <w:t xml:space="preserve"> </w:t>
      </w:r>
      <w:r>
        <w:rPr>
          <w:b/>
          <w:sz w:val="20"/>
        </w:rPr>
        <w:t>haben</w:t>
      </w:r>
      <w:r>
        <w:rPr>
          <w:b/>
          <w:spacing w:val="-9"/>
          <w:sz w:val="20"/>
        </w:rPr>
        <w:t xml:space="preserve"> </w:t>
      </w:r>
      <w:r>
        <w:rPr>
          <w:b/>
          <w:sz w:val="20"/>
        </w:rPr>
        <w:t>keine</w:t>
      </w:r>
      <w:r>
        <w:rPr>
          <w:b/>
          <w:spacing w:val="-8"/>
          <w:sz w:val="20"/>
        </w:rPr>
        <w:t xml:space="preserve"> </w:t>
      </w:r>
      <w:r>
        <w:rPr>
          <w:b/>
          <w:spacing w:val="-2"/>
          <w:sz w:val="20"/>
        </w:rPr>
        <w:t>Gültigkeit.</w:t>
      </w:r>
    </w:p>
    <w:p w14:paraId="3C151A12" w14:textId="77777777" w:rsidR="00CE685D" w:rsidRDefault="00CE685D">
      <w:pPr>
        <w:pStyle w:val="Textkrper"/>
        <w:rPr>
          <w:b/>
        </w:rPr>
      </w:pPr>
    </w:p>
    <w:p w14:paraId="1095E5CE" w14:textId="77777777" w:rsidR="00CE685D" w:rsidRDefault="00CE685D">
      <w:pPr>
        <w:pStyle w:val="Textkrper"/>
        <w:spacing w:before="71"/>
        <w:rPr>
          <w:b/>
        </w:rPr>
      </w:pPr>
    </w:p>
    <w:p w14:paraId="619DCB54" w14:textId="77777777" w:rsidR="00CE685D" w:rsidRDefault="001509BD">
      <w:pPr>
        <w:tabs>
          <w:tab w:val="left" w:pos="2909"/>
        </w:tabs>
        <w:ind w:left="29"/>
        <w:rPr>
          <w:sz w:val="20"/>
        </w:rPr>
      </w:pPr>
      <w:r>
        <w:rPr>
          <w:b/>
          <w:spacing w:val="-2"/>
          <w:sz w:val="20"/>
        </w:rPr>
        <w:t>Zahlungsbedingungen:</w:t>
      </w:r>
      <w:r>
        <w:rPr>
          <w:b/>
          <w:sz w:val="20"/>
        </w:rPr>
        <w:tab/>
      </w:r>
      <w:r>
        <w:rPr>
          <w:sz w:val="20"/>
        </w:rPr>
        <w:t>Bei</w:t>
      </w:r>
      <w:r>
        <w:rPr>
          <w:spacing w:val="-2"/>
          <w:sz w:val="20"/>
        </w:rPr>
        <w:t xml:space="preserve"> </w:t>
      </w:r>
      <w:r>
        <w:rPr>
          <w:sz w:val="20"/>
        </w:rPr>
        <w:t>Zahlung</w:t>
      </w:r>
      <w:r>
        <w:rPr>
          <w:spacing w:val="-2"/>
          <w:sz w:val="20"/>
        </w:rPr>
        <w:t xml:space="preserve"> </w:t>
      </w:r>
      <w:r>
        <w:rPr>
          <w:sz w:val="20"/>
        </w:rPr>
        <w:t>innerhalb</w:t>
      </w:r>
      <w:r>
        <w:rPr>
          <w:spacing w:val="-2"/>
          <w:sz w:val="20"/>
        </w:rPr>
        <w:t xml:space="preserve"> </w:t>
      </w:r>
      <w:r>
        <w:rPr>
          <w:sz w:val="20"/>
        </w:rPr>
        <w:t>2</w:t>
      </w:r>
      <w:r>
        <w:rPr>
          <w:spacing w:val="-3"/>
          <w:sz w:val="20"/>
        </w:rPr>
        <w:t xml:space="preserve"> </w:t>
      </w:r>
      <w:r>
        <w:rPr>
          <w:sz w:val="20"/>
        </w:rPr>
        <w:t>Wochen</w:t>
      </w:r>
      <w:r>
        <w:rPr>
          <w:spacing w:val="-1"/>
          <w:sz w:val="20"/>
        </w:rPr>
        <w:t xml:space="preserve"> </w:t>
      </w:r>
      <w:r>
        <w:rPr>
          <w:spacing w:val="-4"/>
          <w:sz w:val="20"/>
        </w:rPr>
        <w:t>wird</w:t>
      </w:r>
    </w:p>
    <w:p w14:paraId="7D8E37E5" w14:textId="77777777" w:rsidR="00CE685D" w:rsidRDefault="00CE685D">
      <w:pPr>
        <w:pStyle w:val="Textkrper"/>
        <w:spacing w:before="4"/>
      </w:pPr>
    </w:p>
    <w:p w14:paraId="540338FD" w14:textId="77777777" w:rsidR="00CE685D" w:rsidRDefault="001509BD">
      <w:pPr>
        <w:pStyle w:val="Textkrper"/>
        <w:tabs>
          <w:tab w:val="left" w:pos="3787"/>
          <w:tab w:val="left" w:pos="4531"/>
          <w:tab w:val="left" w:pos="5278"/>
          <w:tab w:val="left" w:pos="5957"/>
        </w:tabs>
        <w:spacing w:before="1" w:line="484" w:lineRule="auto"/>
        <w:ind w:left="2909" w:right="36" w:hanging="1"/>
      </w:pPr>
      <w:r>
        <w:rPr>
          <w:rFonts w:ascii="Wingdings" w:hAnsi="Wingdings"/>
        </w:rPr>
        <w:t></w:t>
      </w:r>
      <w:r>
        <w:rPr>
          <w:rFonts w:ascii="Times New Roman" w:hAnsi="Times New Roman"/>
        </w:rPr>
        <w:t xml:space="preserve"> </w:t>
      </w:r>
      <w:r>
        <w:t>kein</w:t>
      </w:r>
      <w:r>
        <w:tab/>
      </w:r>
      <w:r>
        <w:rPr>
          <w:rFonts w:ascii="Wingdings" w:hAnsi="Wingdings"/>
        </w:rPr>
        <w:t></w:t>
      </w:r>
      <w:r>
        <w:rPr>
          <w:rFonts w:ascii="Times New Roman" w:hAnsi="Times New Roman"/>
        </w:rPr>
        <w:t xml:space="preserve"> </w:t>
      </w:r>
      <w:r>
        <w:t>2%</w:t>
      </w:r>
      <w:r>
        <w:tab/>
      </w:r>
      <w:r>
        <w:rPr>
          <w:rFonts w:ascii="Wingdings" w:hAnsi="Wingdings"/>
        </w:rPr>
        <w:t></w:t>
      </w:r>
      <w:r>
        <w:rPr>
          <w:rFonts w:ascii="Times New Roman" w:hAnsi="Times New Roman"/>
        </w:rPr>
        <w:t xml:space="preserve"> </w:t>
      </w:r>
      <w:r>
        <w:t>3%</w:t>
      </w:r>
      <w:r>
        <w:tab/>
      </w:r>
      <w:r>
        <w:rPr>
          <w:rFonts w:ascii="Wingdings" w:hAnsi="Wingdings"/>
        </w:rPr>
        <w:t></w:t>
      </w:r>
      <w:r>
        <w:rPr>
          <w:rFonts w:ascii="Times New Roman" w:hAnsi="Times New Roman"/>
        </w:rPr>
        <w:t xml:space="preserve"> </w:t>
      </w:r>
      <w:r>
        <w:rPr>
          <w:rFonts w:ascii="Times New Roman" w:hAnsi="Times New Roman"/>
          <w:u w:val="single"/>
        </w:rPr>
        <w:tab/>
      </w:r>
      <w:r>
        <w:rPr>
          <w:rFonts w:ascii="Times New Roman" w:hAnsi="Times New Roman"/>
          <w:spacing w:val="-3"/>
        </w:rPr>
        <w:t xml:space="preserve"> </w:t>
      </w:r>
      <w:r>
        <w:t>%Skonto</w:t>
      </w:r>
      <w:r>
        <w:rPr>
          <w:spacing w:val="-9"/>
        </w:rPr>
        <w:t xml:space="preserve"> </w:t>
      </w:r>
      <w:r>
        <w:t>gewährt.</w:t>
      </w:r>
      <w:r>
        <w:rPr>
          <w:spacing w:val="-9"/>
        </w:rPr>
        <w:t xml:space="preserve"> </w:t>
      </w:r>
      <w:r>
        <w:t>(zutreffendes</w:t>
      </w:r>
      <w:r>
        <w:rPr>
          <w:spacing w:val="-9"/>
        </w:rPr>
        <w:t xml:space="preserve"> </w:t>
      </w:r>
      <w:r>
        <w:t xml:space="preserve">ankreuzen!). </w:t>
      </w:r>
      <w:r>
        <w:rPr>
          <w:spacing w:val="-2"/>
        </w:rPr>
        <w:t>Nettozahlfrist:</w:t>
      </w:r>
    </w:p>
    <w:p w14:paraId="1AAE11DC" w14:textId="77777777" w:rsidR="00CE685D" w:rsidRDefault="001509BD">
      <w:pPr>
        <w:spacing w:before="40"/>
        <w:ind w:left="29"/>
        <w:rPr>
          <w:b/>
          <w:sz w:val="20"/>
        </w:rPr>
      </w:pPr>
      <w:r>
        <w:rPr>
          <w:b/>
          <w:sz w:val="20"/>
        </w:rPr>
        <w:t>Versand-,</w:t>
      </w:r>
      <w:r>
        <w:rPr>
          <w:b/>
          <w:spacing w:val="-3"/>
          <w:sz w:val="20"/>
        </w:rPr>
        <w:t xml:space="preserve"> </w:t>
      </w:r>
      <w:r>
        <w:rPr>
          <w:b/>
          <w:spacing w:val="-2"/>
          <w:sz w:val="20"/>
        </w:rPr>
        <w:t>Transport-</w:t>
      </w:r>
    </w:p>
    <w:p w14:paraId="22EFF77F" w14:textId="77777777" w:rsidR="00CE685D" w:rsidRDefault="001509BD">
      <w:pPr>
        <w:tabs>
          <w:tab w:val="left" w:pos="2866"/>
        </w:tabs>
        <w:spacing w:before="51"/>
        <w:ind w:left="29"/>
        <w:rPr>
          <w:b/>
          <w:sz w:val="20"/>
        </w:rPr>
      </w:pPr>
      <w:r>
        <w:rPr>
          <w:b/>
          <w:spacing w:val="-2"/>
          <w:sz w:val="20"/>
        </w:rPr>
        <w:t>Anfahrtkosten:</w:t>
      </w:r>
      <w:r>
        <w:rPr>
          <w:b/>
          <w:sz w:val="20"/>
        </w:rPr>
        <w:tab/>
        <w:t>werden</w:t>
      </w:r>
      <w:r>
        <w:rPr>
          <w:b/>
          <w:spacing w:val="-6"/>
          <w:sz w:val="20"/>
        </w:rPr>
        <w:t xml:space="preserve"> </w:t>
      </w:r>
      <w:r>
        <w:rPr>
          <w:b/>
          <w:sz w:val="20"/>
        </w:rPr>
        <w:t>vom</w:t>
      </w:r>
      <w:r>
        <w:rPr>
          <w:b/>
          <w:spacing w:val="-4"/>
          <w:sz w:val="20"/>
        </w:rPr>
        <w:t xml:space="preserve"> </w:t>
      </w:r>
      <w:r>
        <w:rPr>
          <w:b/>
          <w:sz w:val="20"/>
        </w:rPr>
        <w:t>Auftraggeber</w:t>
      </w:r>
      <w:r>
        <w:rPr>
          <w:b/>
          <w:spacing w:val="-5"/>
          <w:sz w:val="20"/>
        </w:rPr>
        <w:t xml:space="preserve"> </w:t>
      </w:r>
      <w:r>
        <w:rPr>
          <w:b/>
          <w:sz w:val="20"/>
        </w:rPr>
        <w:t>nicht</w:t>
      </w:r>
      <w:r>
        <w:rPr>
          <w:b/>
          <w:spacing w:val="-5"/>
          <w:sz w:val="20"/>
        </w:rPr>
        <w:t xml:space="preserve"> </w:t>
      </w:r>
      <w:r>
        <w:rPr>
          <w:b/>
          <w:spacing w:val="-2"/>
          <w:sz w:val="20"/>
        </w:rPr>
        <w:t>übernommen</w:t>
      </w:r>
    </w:p>
    <w:p w14:paraId="6AF67D0E" w14:textId="77777777" w:rsidR="00CE685D" w:rsidRDefault="00CE685D">
      <w:pPr>
        <w:pStyle w:val="Textkrper"/>
        <w:rPr>
          <w:b/>
        </w:rPr>
      </w:pPr>
    </w:p>
    <w:p w14:paraId="0D286B97" w14:textId="77777777" w:rsidR="00CE685D" w:rsidRDefault="00CE685D">
      <w:pPr>
        <w:pStyle w:val="Textkrper"/>
        <w:spacing w:before="109"/>
        <w:rPr>
          <w:b/>
        </w:rPr>
      </w:pPr>
    </w:p>
    <w:p w14:paraId="62B429BD" w14:textId="77777777" w:rsidR="00CE685D" w:rsidRDefault="001509BD">
      <w:pPr>
        <w:tabs>
          <w:tab w:val="left" w:pos="2864"/>
        </w:tabs>
        <w:ind w:left="29"/>
        <w:rPr>
          <w:b/>
          <w:sz w:val="20"/>
        </w:rPr>
      </w:pPr>
      <w:r>
        <w:rPr>
          <w:b/>
          <w:spacing w:val="-2"/>
          <w:sz w:val="20"/>
        </w:rPr>
        <w:t>Transportversicherung:</w:t>
      </w:r>
      <w:r>
        <w:rPr>
          <w:b/>
          <w:sz w:val="20"/>
        </w:rPr>
        <w:tab/>
        <w:t>wird</w:t>
      </w:r>
      <w:r>
        <w:rPr>
          <w:b/>
          <w:spacing w:val="-6"/>
          <w:sz w:val="20"/>
        </w:rPr>
        <w:t xml:space="preserve"> </w:t>
      </w:r>
      <w:r>
        <w:rPr>
          <w:b/>
          <w:sz w:val="20"/>
        </w:rPr>
        <w:t>nicht</w:t>
      </w:r>
      <w:r>
        <w:rPr>
          <w:b/>
          <w:spacing w:val="-4"/>
          <w:sz w:val="20"/>
        </w:rPr>
        <w:t xml:space="preserve"> </w:t>
      </w:r>
      <w:r>
        <w:rPr>
          <w:b/>
          <w:sz w:val="20"/>
        </w:rPr>
        <w:t>vom</w:t>
      </w:r>
      <w:r>
        <w:rPr>
          <w:b/>
          <w:spacing w:val="-4"/>
          <w:sz w:val="20"/>
        </w:rPr>
        <w:t xml:space="preserve"> </w:t>
      </w:r>
      <w:r>
        <w:rPr>
          <w:b/>
          <w:sz w:val="20"/>
        </w:rPr>
        <w:t>Auftraggeber</w:t>
      </w:r>
      <w:r>
        <w:rPr>
          <w:b/>
          <w:spacing w:val="-4"/>
          <w:sz w:val="20"/>
        </w:rPr>
        <w:t xml:space="preserve"> </w:t>
      </w:r>
      <w:r>
        <w:rPr>
          <w:b/>
          <w:spacing w:val="-2"/>
          <w:sz w:val="20"/>
        </w:rPr>
        <w:t>übernommen.</w:t>
      </w:r>
    </w:p>
    <w:p w14:paraId="34B2261B" w14:textId="77777777" w:rsidR="00CE685D" w:rsidRDefault="001509BD">
      <w:pPr>
        <w:tabs>
          <w:tab w:val="left" w:pos="2865"/>
        </w:tabs>
        <w:spacing w:before="171"/>
        <w:ind w:left="29"/>
        <w:rPr>
          <w:b/>
          <w:sz w:val="20"/>
        </w:rPr>
      </w:pPr>
      <w:r>
        <w:rPr>
          <w:b/>
          <w:spacing w:val="-2"/>
          <w:sz w:val="20"/>
        </w:rPr>
        <w:t>Sonstiges:</w:t>
      </w:r>
      <w:r>
        <w:rPr>
          <w:b/>
          <w:sz w:val="20"/>
        </w:rPr>
        <w:tab/>
        <w:t>Neben</w:t>
      </w:r>
      <w:r>
        <w:rPr>
          <w:b/>
          <w:spacing w:val="-8"/>
          <w:sz w:val="20"/>
        </w:rPr>
        <w:t xml:space="preserve"> </w:t>
      </w:r>
      <w:r>
        <w:rPr>
          <w:b/>
          <w:sz w:val="20"/>
        </w:rPr>
        <w:t>den</w:t>
      </w:r>
      <w:r>
        <w:rPr>
          <w:b/>
          <w:spacing w:val="-5"/>
          <w:sz w:val="20"/>
        </w:rPr>
        <w:t xml:space="preserve"> </w:t>
      </w:r>
      <w:r>
        <w:rPr>
          <w:b/>
          <w:sz w:val="20"/>
        </w:rPr>
        <w:t>beigefügten</w:t>
      </w:r>
      <w:r>
        <w:rPr>
          <w:b/>
          <w:spacing w:val="-6"/>
          <w:sz w:val="20"/>
        </w:rPr>
        <w:t xml:space="preserve"> </w:t>
      </w:r>
      <w:r>
        <w:rPr>
          <w:b/>
          <w:sz w:val="20"/>
        </w:rPr>
        <w:t>"Besonderen</w:t>
      </w:r>
      <w:r>
        <w:rPr>
          <w:b/>
          <w:spacing w:val="-6"/>
          <w:sz w:val="20"/>
        </w:rPr>
        <w:t xml:space="preserve"> </w:t>
      </w:r>
      <w:r>
        <w:rPr>
          <w:b/>
          <w:sz w:val="20"/>
        </w:rPr>
        <w:t>Vertragsbedingungen"</w:t>
      </w:r>
      <w:r>
        <w:rPr>
          <w:b/>
          <w:spacing w:val="-8"/>
          <w:sz w:val="20"/>
        </w:rPr>
        <w:t xml:space="preserve"> </w:t>
      </w:r>
      <w:r>
        <w:rPr>
          <w:b/>
          <w:spacing w:val="-2"/>
          <w:sz w:val="20"/>
        </w:rPr>
        <w:t>werden</w:t>
      </w:r>
    </w:p>
    <w:p w14:paraId="316CA99C" w14:textId="77777777" w:rsidR="00CE685D" w:rsidRDefault="001509BD">
      <w:pPr>
        <w:spacing w:before="50" w:line="292" w:lineRule="auto"/>
        <w:ind w:left="2864" w:right="368"/>
        <w:rPr>
          <w:b/>
          <w:sz w:val="20"/>
        </w:rPr>
      </w:pPr>
      <w:r>
        <w:rPr>
          <w:b/>
          <w:sz w:val="20"/>
        </w:rPr>
        <w:t>die "Allgemeinen Bedingungen für die Ausführung von Leistungen" (Teil</w:t>
      </w:r>
      <w:r>
        <w:rPr>
          <w:b/>
          <w:spacing w:val="-4"/>
          <w:sz w:val="20"/>
        </w:rPr>
        <w:t xml:space="preserve"> </w:t>
      </w:r>
      <w:r>
        <w:rPr>
          <w:b/>
          <w:sz w:val="20"/>
        </w:rPr>
        <w:t>B</w:t>
      </w:r>
      <w:r>
        <w:rPr>
          <w:b/>
          <w:spacing w:val="-4"/>
          <w:sz w:val="20"/>
        </w:rPr>
        <w:t xml:space="preserve"> </w:t>
      </w:r>
      <w:r>
        <w:rPr>
          <w:b/>
          <w:sz w:val="20"/>
        </w:rPr>
        <w:t>der</w:t>
      </w:r>
      <w:r>
        <w:rPr>
          <w:b/>
          <w:spacing w:val="-4"/>
          <w:sz w:val="20"/>
        </w:rPr>
        <w:t xml:space="preserve"> </w:t>
      </w:r>
      <w:r>
        <w:rPr>
          <w:b/>
          <w:sz w:val="20"/>
        </w:rPr>
        <w:t>VOB)</w:t>
      </w:r>
      <w:r>
        <w:rPr>
          <w:b/>
          <w:spacing w:val="-4"/>
          <w:sz w:val="20"/>
        </w:rPr>
        <w:t xml:space="preserve"> </w:t>
      </w:r>
      <w:r>
        <w:rPr>
          <w:b/>
          <w:sz w:val="20"/>
        </w:rPr>
        <w:t>als</w:t>
      </w:r>
      <w:r>
        <w:rPr>
          <w:b/>
          <w:spacing w:val="-4"/>
          <w:sz w:val="20"/>
        </w:rPr>
        <w:t xml:space="preserve"> </w:t>
      </w:r>
      <w:r>
        <w:rPr>
          <w:b/>
          <w:sz w:val="20"/>
        </w:rPr>
        <w:t>Bestandteil</w:t>
      </w:r>
      <w:r>
        <w:rPr>
          <w:b/>
          <w:spacing w:val="-4"/>
          <w:sz w:val="20"/>
        </w:rPr>
        <w:t xml:space="preserve"> </w:t>
      </w:r>
      <w:r>
        <w:rPr>
          <w:b/>
          <w:sz w:val="20"/>
        </w:rPr>
        <w:t>des</w:t>
      </w:r>
      <w:r>
        <w:rPr>
          <w:b/>
          <w:spacing w:val="-4"/>
          <w:sz w:val="20"/>
        </w:rPr>
        <w:t xml:space="preserve"> </w:t>
      </w:r>
      <w:r>
        <w:rPr>
          <w:b/>
          <w:sz w:val="20"/>
        </w:rPr>
        <w:t>abzuschließenden</w:t>
      </w:r>
      <w:r>
        <w:rPr>
          <w:b/>
          <w:spacing w:val="-4"/>
          <w:sz w:val="20"/>
        </w:rPr>
        <w:t xml:space="preserve"> </w:t>
      </w:r>
      <w:r>
        <w:rPr>
          <w:b/>
          <w:sz w:val="20"/>
        </w:rPr>
        <w:t>Vertrages</w:t>
      </w:r>
      <w:r>
        <w:rPr>
          <w:b/>
          <w:spacing w:val="-4"/>
          <w:sz w:val="20"/>
        </w:rPr>
        <w:t xml:space="preserve"> </w:t>
      </w:r>
      <w:r>
        <w:rPr>
          <w:b/>
          <w:sz w:val="20"/>
        </w:rPr>
        <w:t xml:space="preserve">an- </w:t>
      </w:r>
      <w:r>
        <w:rPr>
          <w:b/>
          <w:spacing w:val="-2"/>
          <w:sz w:val="20"/>
        </w:rPr>
        <w:t>erkannt.</w:t>
      </w:r>
    </w:p>
    <w:p w14:paraId="30B38A4F" w14:textId="77777777" w:rsidR="00CE685D" w:rsidRDefault="00CE685D">
      <w:pPr>
        <w:pStyle w:val="Textkrper"/>
        <w:rPr>
          <w:b/>
        </w:rPr>
      </w:pPr>
    </w:p>
    <w:p w14:paraId="72CDBADC" w14:textId="77777777" w:rsidR="00CE685D" w:rsidRDefault="00CE685D">
      <w:pPr>
        <w:pStyle w:val="Textkrper"/>
        <w:spacing w:before="57"/>
        <w:rPr>
          <w:b/>
        </w:rPr>
      </w:pPr>
    </w:p>
    <w:p w14:paraId="598672AC" w14:textId="77777777" w:rsidR="00CE685D" w:rsidRDefault="001509BD">
      <w:pPr>
        <w:spacing w:before="1" w:line="292" w:lineRule="auto"/>
        <w:ind w:left="29" w:right="561"/>
        <w:jc w:val="both"/>
        <w:rPr>
          <w:b/>
          <w:sz w:val="20"/>
        </w:rPr>
      </w:pPr>
      <w:r>
        <w:rPr>
          <w:b/>
          <w:sz w:val="20"/>
        </w:rPr>
        <w:t>Mit Abgabe des Angebotes dokumentieren Sie, dass</w:t>
      </w:r>
      <w:r>
        <w:rPr>
          <w:b/>
          <w:spacing w:val="-1"/>
          <w:sz w:val="20"/>
        </w:rPr>
        <w:t xml:space="preserve"> </w:t>
      </w:r>
      <w:r>
        <w:rPr>
          <w:b/>
          <w:sz w:val="20"/>
        </w:rPr>
        <w:t>Sie den Vertrag bei einem evtl. Zuschlag aner- kennen.</w:t>
      </w:r>
      <w:r>
        <w:rPr>
          <w:b/>
          <w:spacing w:val="-12"/>
          <w:sz w:val="20"/>
        </w:rPr>
        <w:t xml:space="preserve"> </w:t>
      </w:r>
      <w:r>
        <w:rPr>
          <w:b/>
          <w:sz w:val="20"/>
        </w:rPr>
        <w:t>Als</w:t>
      </w:r>
      <w:r>
        <w:rPr>
          <w:b/>
          <w:spacing w:val="-12"/>
          <w:sz w:val="20"/>
        </w:rPr>
        <w:t xml:space="preserve"> </w:t>
      </w:r>
      <w:r>
        <w:rPr>
          <w:b/>
          <w:sz w:val="20"/>
        </w:rPr>
        <w:t>Allgemeine</w:t>
      </w:r>
      <w:r>
        <w:rPr>
          <w:b/>
          <w:spacing w:val="-12"/>
          <w:sz w:val="20"/>
        </w:rPr>
        <w:t xml:space="preserve"> </w:t>
      </w:r>
      <w:r>
        <w:rPr>
          <w:b/>
          <w:sz w:val="20"/>
        </w:rPr>
        <w:t>Vertragsbedingung</w:t>
      </w:r>
      <w:r>
        <w:rPr>
          <w:b/>
          <w:spacing w:val="-12"/>
          <w:sz w:val="20"/>
        </w:rPr>
        <w:t xml:space="preserve"> </w:t>
      </w:r>
      <w:r>
        <w:rPr>
          <w:b/>
          <w:sz w:val="20"/>
        </w:rPr>
        <w:t>gilt</w:t>
      </w:r>
      <w:r>
        <w:rPr>
          <w:b/>
          <w:spacing w:val="-12"/>
          <w:sz w:val="20"/>
        </w:rPr>
        <w:t xml:space="preserve"> </w:t>
      </w:r>
      <w:r>
        <w:rPr>
          <w:b/>
          <w:sz w:val="20"/>
        </w:rPr>
        <w:t>die</w:t>
      </w:r>
      <w:r>
        <w:rPr>
          <w:b/>
          <w:spacing w:val="-13"/>
          <w:sz w:val="20"/>
        </w:rPr>
        <w:t xml:space="preserve"> </w:t>
      </w:r>
      <w:r>
        <w:rPr>
          <w:b/>
          <w:sz w:val="20"/>
        </w:rPr>
        <w:t>VOB/B</w:t>
      </w:r>
      <w:r>
        <w:rPr>
          <w:b/>
          <w:spacing w:val="-12"/>
          <w:sz w:val="20"/>
        </w:rPr>
        <w:t xml:space="preserve"> </w:t>
      </w:r>
      <w:r>
        <w:rPr>
          <w:b/>
          <w:sz w:val="20"/>
        </w:rPr>
        <w:t>und</w:t>
      </w:r>
      <w:r>
        <w:rPr>
          <w:b/>
          <w:spacing w:val="-14"/>
          <w:sz w:val="20"/>
        </w:rPr>
        <w:t xml:space="preserve"> </w:t>
      </w:r>
      <w:r>
        <w:rPr>
          <w:b/>
          <w:sz w:val="20"/>
        </w:rPr>
        <w:t>für</w:t>
      </w:r>
      <w:r>
        <w:rPr>
          <w:b/>
          <w:spacing w:val="-12"/>
          <w:sz w:val="20"/>
        </w:rPr>
        <w:t xml:space="preserve"> </w:t>
      </w:r>
      <w:r>
        <w:rPr>
          <w:b/>
          <w:sz w:val="20"/>
        </w:rPr>
        <w:t>die</w:t>
      </w:r>
      <w:r>
        <w:rPr>
          <w:b/>
          <w:spacing w:val="-12"/>
          <w:sz w:val="20"/>
        </w:rPr>
        <w:t xml:space="preserve"> </w:t>
      </w:r>
      <w:r>
        <w:rPr>
          <w:b/>
          <w:sz w:val="20"/>
        </w:rPr>
        <w:t>Allgemeinen</w:t>
      </w:r>
      <w:r>
        <w:rPr>
          <w:b/>
          <w:spacing w:val="-12"/>
          <w:sz w:val="20"/>
        </w:rPr>
        <w:t xml:space="preserve"> </w:t>
      </w:r>
      <w:r>
        <w:rPr>
          <w:b/>
          <w:sz w:val="20"/>
        </w:rPr>
        <w:t>Technischen</w:t>
      </w:r>
      <w:r>
        <w:rPr>
          <w:b/>
          <w:spacing w:val="-12"/>
          <w:sz w:val="20"/>
        </w:rPr>
        <w:t xml:space="preserve"> </w:t>
      </w:r>
      <w:r>
        <w:rPr>
          <w:b/>
          <w:sz w:val="20"/>
        </w:rPr>
        <w:t>Ver- tragsbedingungen</w:t>
      </w:r>
      <w:r>
        <w:rPr>
          <w:b/>
          <w:spacing w:val="-5"/>
          <w:sz w:val="20"/>
        </w:rPr>
        <w:t xml:space="preserve"> </w:t>
      </w:r>
      <w:r>
        <w:rPr>
          <w:b/>
          <w:sz w:val="20"/>
        </w:rPr>
        <w:t>für</w:t>
      </w:r>
      <w:r>
        <w:rPr>
          <w:b/>
          <w:spacing w:val="-5"/>
          <w:sz w:val="20"/>
        </w:rPr>
        <w:t xml:space="preserve"> </w:t>
      </w:r>
      <w:r>
        <w:rPr>
          <w:b/>
          <w:sz w:val="20"/>
        </w:rPr>
        <w:t>Bauleistung</w:t>
      </w:r>
      <w:r>
        <w:rPr>
          <w:b/>
          <w:spacing w:val="-4"/>
          <w:sz w:val="20"/>
        </w:rPr>
        <w:t xml:space="preserve"> </w:t>
      </w:r>
      <w:r>
        <w:rPr>
          <w:b/>
          <w:sz w:val="20"/>
        </w:rPr>
        <w:t>gilt</w:t>
      </w:r>
      <w:r>
        <w:rPr>
          <w:b/>
          <w:spacing w:val="-4"/>
          <w:sz w:val="20"/>
        </w:rPr>
        <w:t xml:space="preserve"> </w:t>
      </w:r>
      <w:r>
        <w:rPr>
          <w:b/>
          <w:sz w:val="20"/>
        </w:rPr>
        <w:t>die</w:t>
      </w:r>
      <w:r>
        <w:rPr>
          <w:b/>
          <w:spacing w:val="-4"/>
          <w:sz w:val="20"/>
        </w:rPr>
        <w:t xml:space="preserve"> </w:t>
      </w:r>
      <w:r>
        <w:rPr>
          <w:b/>
          <w:sz w:val="20"/>
        </w:rPr>
        <w:t>VOB/C</w:t>
      </w:r>
      <w:r>
        <w:rPr>
          <w:b/>
          <w:spacing w:val="-4"/>
          <w:sz w:val="20"/>
        </w:rPr>
        <w:t xml:space="preserve"> </w:t>
      </w:r>
      <w:r>
        <w:rPr>
          <w:b/>
          <w:sz w:val="20"/>
        </w:rPr>
        <w:t>in</w:t>
      </w:r>
      <w:r>
        <w:rPr>
          <w:b/>
          <w:spacing w:val="-4"/>
          <w:sz w:val="20"/>
        </w:rPr>
        <w:t xml:space="preserve"> </w:t>
      </w:r>
      <w:r>
        <w:rPr>
          <w:b/>
          <w:sz w:val="20"/>
        </w:rPr>
        <w:t>der</w:t>
      </w:r>
      <w:r>
        <w:rPr>
          <w:b/>
          <w:spacing w:val="-4"/>
          <w:sz w:val="20"/>
        </w:rPr>
        <w:t xml:space="preserve"> </w:t>
      </w:r>
      <w:r>
        <w:rPr>
          <w:b/>
          <w:sz w:val="20"/>
        </w:rPr>
        <w:t>jeweils</w:t>
      </w:r>
      <w:r>
        <w:rPr>
          <w:b/>
          <w:spacing w:val="-4"/>
          <w:sz w:val="20"/>
        </w:rPr>
        <w:t xml:space="preserve"> </w:t>
      </w:r>
      <w:r>
        <w:rPr>
          <w:b/>
          <w:sz w:val="20"/>
        </w:rPr>
        <w:t>gültigen</w:t>
      </w:r>
      <w:r>
        <w:rPr>
          <w:b/>
          <w:spacing w:val="-5"/>
          <w:sz w:val="20"/>
        </w:rPr>
        <w:t xml:space="preserve"> </w:t>
      </w:r>
      <w:r>
        <w:rPr>
          <w:b/>
          <w:sz w:val="20"/>
        </w:rPr>
        <w:t>Fassung</w:t>
      </w:r>
      <w:r>
        <w:rPr>
          <w:b/>
          <w:spacing w:val="-4"/>
          <w:sz w:val="20"/>
        </w:rPr>
        <w:t xml:space="preserve"> </w:t>
      </w:r>
      <w:r>
        <w:rPr>
          <w:b/>
          <w:sz w:val="20"/>
        </w:rPr>
        <w:t>zum</w:t>
      </w:r>
      <w:r>
        <w:rPr>
          <w:b/>
          <w:spacing w:val="-5"/>
          <w:sz w:val="20"/>
        </w:rPr>
        <w:t xml:space="preserve"> </w:t>
      </w:r>
      <w:r>
        <w:rPr>
          <w:b/>
          <w:sz w:val="20"/>
        </w:rPr>
        <w:t>Zeitpunkt</w:t>
      </w:r>
      <w:r>
        <w:rPr>
          <w:b/>
          <w:spacing w:val="-4"/>
          <w:sz w:val="20"/>
        </w:rPr>
        <w:t xml:space="preserve"> </w:t>
      </w:r>
      <w:r>
        <w:rPr>
          <w:b/>
          <w:sz w:val="20"/>
        </w:rPr>
        <w:t>des jeweiligen Einzelauftrags.</w:t>
      </w:r>
    </w:p>
    <w:p w14:paraId="15EA07EE" w14:textId="77777777" w:rsidR="00CE685D" w:rsidRDefault="00CE685D">
      <w:pPr>
        <w:pStyle w:val="Textkrper"/>
        <w:rPr>
          <w:b/>
        </w:rPr>
      </w:pPr>
    </w:p>
    <w:p w14:paraId="4E3EE7F6" w14:textId="77777777" w:rsidR="00CE685D" w:rsidRDefault="00CE685D">
      <w:pPr>
        <w:pStyle w:val="Textkrper"/>
        <w:spacing w:before="76"/>
        <w:rPr>
          <w:b/>
        </w:rPr>
      </w:pPr>
    </w:p>
    <w:p w14:paraId="5E55B28A" w14:textId="77777777" w:rsidR="00CE685D" w:rsidRDefault="001509BD">
      <w:pPr>
        <w:ind w:left="29"/>
        <w:rPr>
          <w:sz w:val="18"/>
        </w:rPr>
      </w:pPr>
      <w:r>
        <w:rPr>
          <w:sz w:val="18"/>
        </w:rPr>
        <w:t>Datum,</w:t>
      </w:r>
      <w:r>
        <w:rPr>
          <w:spacing w:val="-3"/>
          <w:sz w:val="18"/>
        </w:rPr>
        <w:t xml:space="preserve"> </w:t>
      </w:r>
      <w:r>
        <w:rPr>
          <w:sz w:val="18"/>
        </w:rPr>
        <w:t>Unterschrift,</w:t>
      </w:r>
      <w:r>
        <w:rPr>
          <w:spacing w:val="-3"/>
          <w:sz w:val="18"/>
        </w:rPr>
        <w:t xml:space="preserve"> </w:t>
      </w:r>
      <w:r>
        <w:rPr>
          <w:sz w:val="18"/>
        </w:rPr>
        <w:t>ggf.</w:t>
      </w:r>
      <w:r>
        <w:rPr>
          <w:spacing w:val="-2"/>
          <w:sz w:val="18"/>
        </w:rPr>
        <w:t xml:space="preserve"> Stempel</w:t>
      </w:r>
    </w:p>
    <w:p w14:paraId="18AF40BC" w14:textId="77777777" w:rsidR="00CE685D" w:rsidRDefault="00CE685D">
      <w:pPr>
        <w:pStyle w:val="Textkrper"/>
      </w:pPr>
    </w:p>
    <w:p w14:paraId="165335A8" w14:textId="77777777" w:rsidR="00CE685D" w:rsidRDefault="00CE685D">
      <w:pPr>
        <w:pStyle w:val="Textkrper"/>
      </w:pPr>
    </w:p>
    <w:p w14:paraId="113E1AD7" w14:textId="77777777" w:rsidR="00CE685D" w:rsidRDefault="00CE685D">
      <w:pPr>
        <w:pStyle w:val="Textkrper"/>
      </w:pPr>
    </w:p>
    <w:p w14:paraId="16987569" w14:textId="77777777" w:rsidR="00CE685D" w:rsidRDefault="00CE685D">
      <w:pPr>
        <w:pStyle w:val="Textkrper"/>
      </w:pPr>
    </w:p>
    <w:p w14:paraId="71DD05AC" w14:textId="77777777" w:rsidR="00CE685D" w:rsidRDefault="001509BD">
      <w:pPr>
        <w:pStyle w:val="Textkrper"/>
        <w:spacing w:before="18"/>
      </w:pPr>
      <w:r>
        <w:rPr>
          <w:noProof/>
          <w:lang w:eastAsia="de-DE"/>
        </w:rPr>
        <mc:AlternateContent>
          <mc:Choice Requires="wps">
            <w:drawing>
              <wp:anchor distT="0" distB="0" distL="0" distR="0" simplePos="0" relativeHeight="487590912" behindDoc="1" locked="0" layoutInCell="1" allowOverlap="1" wp14:anchorId="10C92E11" wp14:editId="10F8FF65">
                <wp:simplePos x="0" y="0"/>
                <wp:positionH relativeFrom="page">
                  <wp:posOffset>828294</wp:posOffset>
                </wp:positionH>
                <wp:positionV relativeFrom="paragraph">
                  <wp:posOffset>173218</wp:posOffset>
                </wp:positionV>
                <wp:extent cx="254190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1905" cy="1270"/>
                        </a:xfrm>
                        <a:custGeom>
                          <a:avLst/>
                          <a:gdLst/>
                          <a:ahLst/>
                          <a:cxnLst/>
                          <a:rect l="l" t="t" r="r" b="b"/>
                          <a:pathLst>
                            <a:path w="2541905">
                              <a:moveTo>
                                <a:pt x="0" y="0"/>
                              </a:moveTo>
                              <a:lnTo>
                                <a:pt x="2541638"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8691FD" id="Graphic 14" o:spid="_x0000_s1026" style="position:absolute;margin-left:65.2pt;margin-top:13.65pt;width:200.1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541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" path="m,l2541638,e" filled="f" strokeweight=".2mm">
                <v:path arrowok="t"/>
                <w10:wrap type="topAndBottom" anchorx="page"/>
              </v:shape>
            </w:pict>
          </mc:Fallback>
        </mc:AlternateContent>
      </w:r>
    </w:p>
    <w:p w14:paraId="472F9118" w14:textId="77777777" w:rsidR="00CE685D" w:rsidRDefault="001509BD">
      <w:pPr>
        <w:tabs>
          <w:tab w:val="left" w:pos="588"/>
        </w:tabs>
        <w:spacing w:before="195"/>
        <w:ind w:left="29"/>
        <w:rPr>
          <w:sz w:val="18"/>
        </w:rPr>
      </w:pPr>
      <w:r>
        <w:rPr>
          <w:spacing w:val="-10"/>
          <w:sz w:val="18"/>
        </w:rPr>
        <w:t>(</w:t>
      </w:r>
      <w:r>
        <w:rPr>
          <w:sz w:val="18"/>
        </w:rPr>
        <w:tab/>
      </w:r>
      <w:r>
        <w:rPr>
          <w:spacing w:val="-10"/>
          <w:sz w:val="18"/>
        </w:rPr>
        <w:t>)</w:t>
      </w:r>
    </w:p>
    <w:p w14:paraId="06DE1812" w14:textId="77777777" w:rsidR="00CE685D" w:rsidRDefault="001509BD">
      <w:pPr>
        <w:spacing w:before="175"/>
        <w:ind w:left="29"/>
        <w:rPr>
          <w:b/>
          <w:sz w:val="20"/>
        </w:rPr>
      </w:pPr>
      <w:r>
        <w:rPr>
          <w:b/>
          <w:sz w:val="20"/>
        </w:rPr>
        <w:t>Ein</w:t>
      </w:r>
      <w:r>
        <w:rPr>
          <w:b/>
          <w:spacing w:val="-9"/>
          <w:sz w:val="20"/>
        </w:rPr>
        <w:t xml:space="preserve"> </w:t>
      </w:r>
      <w:r>
        <w:rPr>
          <w:b/>
          <w:sz w:val="20"/>
        </w:rPr>
        <w:t>Angebot</w:t>
      </w:r>
      <w:r>
        <w:rPr>
          <w:b/>
          <w:spacing w:val="-8"/>
          <w:sz w:val="20"/>
        </w:rPr>
        <w:t xml:space="preserve"> </w:t>
      </w:r>
      <w:r>
        <w:rPr>
          <w:b/>
          <w:sz w:val="20"/>
        </w:rPr>
        <w:t>in</w:t>
      </w:r>
      <w:r>
        <w:rPr>
          <w:b/>
          <w:spacing w:val="-6"/>
          <w:sz w:val="20"/>
        </w:rPr>
        <w:t xml:space="preserve"> </w:t>
      </w:r>
      <w:r>
        <w:rPr>
          <w:b/>
          <w:sz w:val="20"/>
        </w:rPr>
        <w:t>Schriftform</w:t>
      </w:r>
      <w:r>
        <w:rPr>
          <w:b/>
          <w:spacing w:val="-7"/>
          <w:sz w:val="20"/>
        </w:rPr>
        <w:t xml:space="preserve"> </w:t>
      </w:r>
      <w:r>
        <w:rPr>
          <w:b/>
          <w:sz w:val="20"/>
        </w:rPr>
        <w:t>muss</w:t>
      </w:r>
      <w:r>
        <w:rPr>
          <w:b/>
          <w:spacing w:val="-7"/>
          <w:sz w:val="20"/>
        </w:rPr>
        <w:t xml:space="preserve"> </w:t>
      </w:r>
      <w:r>
        <w:rPr>
          <w:b/>
          <w:sz w:val="20"/>
        </w:rPr>
        <w:t>an</w:t>
      </w:r>
      <w:r>
        <w:rPr>
          <w:b/>
          <w:spacing w:val="-7"/>
          <w:sz w:val="20"/>
        </w:rPr>
        <w:t xml:space="preserve"> </w:t>
      </w:r>
      <w:r>
        <w:rPr>
          <w:b/>
          <w:sz w:val="20"/>
        </w:rPr>
        <w:t>dieser</w:t>
      </w:r>
      <w:r>
        <w:rPr>
          <w:b/>
          <w:spacing w:val="-6"/>
          <w:sz w:val="20"/>
        </w:rPr>
        <w:t xml:space="preserve"> </w:t>
      </w:r>
      <w:r>
        <w:rPr>
          <w:b/>
          <w:sz w:val="20"/>
        </w:rPr>
        <w:t>Stelle</w:t>
      </w:r>
      <w:r>
        <w:rPr>
          <w:b/>
          <w:spacing w:val="-8"/>
          <w:sz w:val="20"/>
        </w:rPr>
        <w:t xml:space="preserve"> </w:t>
      </w:r>
      <w:r>
        <w:rPr>
          <w:b/>
          <w:sz w:val="20"/>
        </w:rPr>
        <w:t>unterschrieben</w:t>
      </w:r>
      <w:r>
        <w:rPr>
          <w:b/>
          <w:spacing w:val="-6"/>
          <w:sz w:val="20"/>
        </w:rPr>
        <w:t xml:space="preserve"> </w:t>
      </w:r>
      <w:r>
        <w:rPr>
          <w:b/>
          <w:spacing w:val="-2"/>
          <w:sz w:val="20"/>
        </w:rPr>
        <w:t>sein.</w:t>
      </w:r>
    </w:p>
    <w:sectPr w:rsidR="00CE685D">
      <w:pgSz w:w="11910" w:h="16840"/>
      <w:pgMar w:top="1320" w:right="566" w:bottom="960" w:left="1275" w:header="0" w:footer="76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Ingeborg Roggendorf (iroggend)" w:date="2025-11-21T12:54:00Z" w:initials="IR(">
    <w:p w14:paraId="519DF7FC" w14:textId="743DA655" w:rsidR="00442B0F" w:rsidRDefault="00442B0F">
      <w:pPr>
        <w:pStyle w:val="Kommentartext"/>
      </w:pPr>
      <w:r>
        <w:rPr>
          <w:rStyle w:val="Kommentarzeichen"/>
        </w:rPr>
        <w:annotationRef/>
      </w:r>
      <w:r>
        <w:t>Kann/soll der evt. Auf 15.000 € Direktauftrag erhöht werden?</w:t>
      </w:r>
    </w:p>
  </w:comment>
  <w:comment w:id="5" w:author="Ingeborg Roggendorf (iroggend)" w:date="2025-11-28T13:24:00Z" w:initials="IR(">
    <w:p w14:paraId="56B3B309" w14:textId="77777777" w:rsidR="00C93AF2" w:rsidRDefault="00C93AF2">
      <w:pPr>
        <w:pStyle w:val="Kommentartext"/>
      </w:pPr>
      <w:r>
        <w:rPr>
          <w:rStyle w:val="Kommentarzeichen"/>
        </w:rPr>
        <w:annotationRef/>
      </w:r>
      <w:r w:rsidRPr="00C93AF2">
        <w:t>Wurde in Abstimmung mit W</w:t>
      </w:r>
      <w:r>
        <w:t>. Sander am 25.11.2025 auf 15.000 € netto Direktauftragsgrenze erhöht</w:t>
      </w:r>
    </w:p>
    <w:p w14:paraId="3A88CCC4" w14:textId="21736F66" w:rsidR="00C93AF2" w:rsidRPr="00C93AF2" w:rsidRDefault="00C93AF2">
      <w:pPr>
        <w:pStyle w:val="Kommentartext"/>
      </w:pPr>
      <w:r>
        <w:t>Intern kann das immer noch anders gehandhabt werden</w:t>
      </w:r>
    </w:p>
  </w:comment>
  <w:comment w:id="7" w:author="Ingeborg Roggendorf (iroggend)" w:date="2025-11-21T12:55:00Z" w:initials="IR(">
    <w:p w14:paraId="7C22F9FF" w14:textId="7D8702CD" w:rsidR="00442B0F" w:rsidRPr="003F79E3" w:rsidRDefault="00442B0F">
      <w:pPr>
        <w:pStyle w:val="Kommentartext"/>
      </w:pPr>
      <w:r>
        <w:rPr>
          <w:rStyle w:val="Kommentarzeichen"/>
        </w:rPr>
        <w:annotationRef/>
      </w:r>
      <w:r w:rsidRPr="003F79E3">
        <w:t>Dito, s.o.</w:t>
      </w:r>
    </w:p>
  </w:comment>
  <w:comment w:id="6" w:author="Ingeborg Roggendorf (iroggend)" w:date="2025-11-28T13:25:00Z" w:initials="IR(">
    <w:p w14:paraId="766F9B48" w14:textId="77777777" w:rsidR="00C93AF2" w:rsidRDefault="00C93AF2">
      <w:pPr>
        <w:pStyle w:val="Kommentartext"/>
      </w:pPr>
      <w:r>
        <w:rPr>
          <w:rStyle w:val="Kommentarzeichen"/>
        </w:rPr>
        <w:annotationRef/>
      </w:r>
      <w:r>
        <w:t>Wird komplett gestrichen, da nur Ergänzung im 2. Punkt</w:t>
      </w:r>
    </w:p>
    <w:p w14:paraId="4F2F7F9D" w14:textId="5CE2EFA6" w:rsidR="00C93AF2" w:rsidRDefault="00C93AF2">
      <w:pPr>
        <w:pStyle w:val="Kommentartext"/>
      </w:pPr>
      <w:r>
        <w:t>s.o. bei 2. Punkt ergänzt!</w:t>
      </w:r>
    </w:p>
  </w:comment>
  <w:comment w:id="9" w:author="Ingeborg Roggendorf (iroggend)" w:date="2025-11-28T13:27:00Z" w:initials="IR(">
    <w:p w14:paraId="54D6A844" w14:textId="5463C08B" w:rsidR="00C93AF2" w:rsidRDefault="00C93AF2">
      <w:pPr>
        <w:pStyle w:val="Kommentartext"/>
      </w:pPr>
      <w:r>
        <w:rPr>
          <w:rStyle w:val="Kommentarzeichen"/>
        </w:rPr>
        <w:annotationRef/>
      </w:r>
      <w:r>
        <w:t>Ggf. Dateinamen anpassen</w:t>
      </w:r>
    </w:p>
  </w:comment>
  <w:comment w:id="10" w:author="Carsten Röttger (croettge)" w:date="2025-12-03T10:07:00Z" w:initials="CR(">
    <w:p w14:paraId="2FFE3A25" w14:textId="5DB655CB" w:rsidR="00430528" w:rsidRDefault="00430528">
      <w:pPr>
        <w:pStyle w:val="Kommentartext"/>
      </w:pPr>
      <w:r>
        <w:rPr>
          <w:rStyle w:val="Kommentarzeichen"/>
        </w:rPr>
        <w:annotationRef/>
      </w:r>
      <w:r>
        <w:t>Anlage 26</w:t>
      </w:r>
      <w:bookmarkStart w:id="11" w:name="_GoBack"/>
      <w:bookmarkEnd w:id="11"/>
    </w:p>
  </w:comment>
  <w:comment w:id="12" w:author="Ingeborg Roggendorf (iroggend)" w:date="2025-11-28T13:28:00Z" w:initials="IR(">
    <w:p w14:paraId="5A52CDF8" w14:textId="77777777" w:rsidR="00C93AF2" w:rsidRDefault="00C93AF2">
      <w:pPr>
        <w:pStyle w:val="Kommentartext"/>
      </w:pPr>
      <w:r>
        <w:rPr>
          <w:rStyle w:val="Kommentarzeichen"/>
        </w:rPr>
        <w:annotationRef/>
      </w:r>
      <w:r>
        <w:t>s. Hinweis/kommentar zu Punkt 4 der Leistungskriterien</w:t>
      </w:r>
    </w:p>
    <w:p w14:paraId="40939D32" w14:textId="77777777" w:rsidR="00C93AF2" w:rsidRDefault="00C93AF2">
      <w:pPr>
        <w:pStyle w:val="Kommentartext"/>
      </w:pPr>
      <w:r>
        <w:t>Wären aufgrund des Facharbeitermangels evtl. auch weniger Personal insbes. Gesellen möglich?</w:t>
      </w:r>
    </w:p>
    <w:p w14:paraId="36D0BFDA" w14:textId="77777777" w:rsidR="00C93AF2" w:rsidRDefault="00C93AF2">
      <w:pPr>
        <w:pStyle w:val="Kommentartext"/>
      </w:pPr>
      <w:r>
        <w:t>Muss es ein A-Kriterium sein? Oder kann das auf ein B-Kriterium oder AB-Kriterium geändert werden?</w:t>
      </w:r>
    </w:p>
    <w:p w14:paraId="11DE651F" w14:textId="7CFDBC91" w:rsidR="00C93AF2" w:rsidRDefault="00C93AF2">
      <w:pPr>
        <w:pStyle w:val="Kommentartext"/>
      </w:pPr>
      <w:r>
        <w:t>Müssen für Gummersbach genau so vieleFacharbeiter ständig zur Verfügung stehen wie für Köln?</w:t>
      </w:r>
    </w:p>
  </w:comment>
  <w:comment w:id="13" w:author="Carsten Röttger (croettge)" w:date="2025-12-03T09:34:00Z" w:initials="CR(">
    <w:p w14:paraId="793E8044" w14:textId="17A5D067" w:rsidR="003F79E3" w:rsidRDefault="003F79E3">
      <w:pPr>
        <w:pStyle w:val="Kommentartext"/>
      </w:pPr>
      <w:r>
        <w:rPr>
          <w:rStyle w:val="Kommentarzeichen"/>
        </w:rPr>
        <w:annotationRef/>
      </w:r>
      <w:r w:rsidR="00D42546">
        <w:t>Es reichen auch 3 Gesellen</w:t>
      </w:r>
    </w:p>
  </w:comment>
  <w:comment w:id="14" w:author="Ingeborg Roggendorf (iroggend)" w:date="2025-11-28T13:32:00Z" w:initials="IR(">
    <w:p w14:paraId="16AB32B9" w14:textId="77777777" w:rsidR="00C93AF2" w:rsidRDefault="00C93AF2" w:rsidP="00C93AF2">
      <w:pPr>
        <w:pStyle w:val="Kommentartext"/>
      </w:pPr>
      <w:r>
        <w:rPr>
          <w:rStyle w:val="Kommentarzeichen"/>
        </w:rPr>
        <w:annotationRef/>
      </w:r>
      <w:r>
        <w:t>Geht dieses Wertungsverhältnis in irgendeiner Form noch auch einer der beiden Preislisten mit einer Formel o.ä. hervor? Prüfen!</w:t>
      </w:r>
    </w:p>
    <w:p w14:paraId="70ECE0AC" w14:textId="77777777" w:rsidR="00C93AF2" w:rsidRDefault="00C93AF2">
      <w:pPr>
        <w:pStyle w:val="Kommentartext"/>
      </w:pPr>
    </w:p>
    <w:p w14:paraId="4A741E4B" w14:textId="77777777" w:rsidR="00C93AF2" w:rsidRDefault="00C93AF2" w:rsidP="00C93AF2">
      <w:pPr>
        <w:pStyle w:val="Kommentartext"/>
      </w:pPr>
      <w:r>
        <w:t>Ja, das geht so daraus hervor bzw.</w:t>
      </w:r>
    </w:p>
    <w:p w14:paraId="63BB0E2B" w14:textId="77777777" w:rsidR="00C93AF2" w:rsidRDefault="00C93AF2" w:rsidP="00C93AF2">
      <w:pPr>
        <w:pStyle w:val="Kommentartext"/>
      </w:pPr>
      <w:r>
        <w:t>In der Ermittlung des Angebotspreises wird diese Aufteilung aufgrund fiktiver Werte entsprechend berechnet.</w:t>
      </w:r>
    </w:p>
    <w:p w14:paraId="53639CAB" w14:textId="40C593C3" w:rsidR="00C93AF2" w:rsidRDefault="00C93AF2">
      <w:pPr>
        <w:pStyle w:val="Kommentartext"/>
      </w:pPr>
    </w:p>
  </w:comment>
  <w:comment w:id="15" w:author="Ingeborg Roggendorf (iroggend)" w:date="2025-11-28T13:33:00Z" w:initials="IR(">
    <w:p w14:paraId="4C847CEE" w14:textId="5755653D" w:rsidR="00C93AF2" w:rsidRDefault="00C93AF2">
      <w:pPr>
        <w:pStyle w:val="Kommentartext"/>
      </w:pPr>
      <w:r>
        <w:rPr>
          <w:rStyle w:val="Kommentarzeichen"/>
        </w:rPr>
        <w:annotationRef/>
      </w:r>
      <w:r>
        <w:t>Ist dies für Gummersbach auch so erforderlich wie für Köln?</w:t>
      </w:r>
    </w:p>
  </w:comment>
  <w:comment w:id="16" w:author="Carsten Röttger (croettge)" w:date="2025-12-03T09:24:00Z" w:initials="CR(">
    <w:p w14:paraId="72A73637" w14:textId="6ADCD937" w:rsidR="003F79E3" w:rsidRDefault="003F79E3">
      <w:pPr>
        <w:pStyle w:val="Kommentartext"/>
      </w:pPr>
      <w:r>
        <w:rPr>
          <w:rStyle w:val="Kommentarzeichen"/>
        </w:rPr>
        <w:annotationRef/>
      </w:r>
      <w:r>
        <w:t>Ja</w:t>
      </w:r>
    </w:p>
  </w:comment>
  <w:comment w:id="17" w:author="Ingeborg Roggendorf (iroggend)" w:date="2025-11-28T14:29:00Z" w:initials="IR(">
    <w:p w14:paraId="08EF55F3" w14:textId="39DE04F8" w:rsidR="0034744A" w:rsidRDefault="0034744A">
      <w:pPr>
        <w:pStyle w:val="Kommentartext"/>
      </w:pPr>
      <w:r>
        <w:rPr>
          <w:rStyle w:val="Kommentarzeichen"/>
        </w:rPr>
        <w:annotationRef/>
      </w:r>
      <w:r>
        <w:t>Hier bei Gummersbach sollen keine Referenzen angegeben werden?</w:t>
      </w:r>
    </w:p>
    <w:p w14:paraId="4E03080F" w14:textId="77777777" w:rsidR="0034744A" w:rsidRDefault="0034744A">
      <w:pPr>
        <w:pStyle w:val="Kommentartext"/>
      </w:pPr>
      <w:r>
        <w:t>Diese können ja auch angefordert werden ohne die Darlegung großer besonderer Schaltschränke.</w:t>
      </w:r>
    </w:p>
    <w:p w14:paraId="1E79017C" w14:textId="3FD9CFFC" w:rsidR="0034744A" w:rsidRDefault="0034744A">
      <w:pPr>
        <w:pStyle w:val="Kommentartext"/>
      </w:pPr>
      <w:r>
        <w:t>Üblicherweise gehören sie zu den Eignungskriterien. Es wäre ja auch möglich hier nur 1 statt drei Referenzen anzugeben, weitere nur optional.</w:t>
      </w:r>
    </w:p>
  </w:comment>
  <w:comment w:id="18" w:author="Carsten Röttger (croettge)" w:date="2025-12-03T09:23:00Z" w:initials="CR(">
    <w:p w14:paraId="61E61C0A" w14:textId="222D1B2F" w:rsidR="003F79E3" w:rsidRDefault="003F79E3">
      <w:pPr>
        <w:pStyle w:val="Kommentartext"/>
      </w:pPr>
      <w:r>
        <w:rPr>
          <w:rStyle w:val="Kommentarzeichen"/>
        </w:rPr>
        <w:annotationRef/>
      </w:r>
      <w:r>
        <w:t>Wir haben ein neuere Installatio</w:t>
      </w:r>
      <w:r w:rsidR="00D42546">
        <w:t>n</w:t>
      </w:r>
      <w:r>
        <w:t>. Die Leistungen sind bei uns nicht nötig</w:t>
      </w:r>
    </w:p>
  </w:comment>
  <w:comment w:id="19" w:author="Ingeborg Roggendorf (iroggend)" w:date="2025-11-21T12:56:00Z" w:initials="IR(">
    <w:p w14:paraId="0902D71B" w14:textId="77777777" w:rsidR="00442B0F" w:rsidRDefault="00442B0F">
      <w:pPr>
        <w:pStyle w:val="Kommentartext"/>
      </w:pPr>
      <w:r>
        <w:rPr>
          <w:rStyle w:val="Kommentarzeichen"/>
        </w:rPr>
        <w:annotationRef/>
      </w:r>
      <w:r>
        <w:t>Bei Angebotsabgabe wäre schon eine entsprechende Info und Formulareinreichung notwendig</w:t>
      </w:r>
    </w:p>
    <w:p w14:paraId="3F8377D8" w14:textId="6B87A770" w:rsidR="00442B0F" w:rsidRDefault="00442B0F">
      <w:pPr>
        <w:pStyle w:val="Kommentartext"/>
      </w:pPr>
    </w:p>
  </w:comment>
  <w:comment w:id="20" w:author="Ingeborg Roggendorf (iroggend)" w:date="2025-11-21T12:57:00Z" w:initials="IR(">
    <w:p w14:paraId="4D02D484" w14:textId="47E0D92D" w:rsidR="00442B0F" w:rsidRDefault="00442B0F">
      <w:pPr>
        <w:pStyle w:val="Kommentartext"/>
      </w:pPr>
      <w:r>
        <w:rPr>
          <w:rStyle w:val="Kommentarzeichen"/>
        </w:rPr>
        <w:annotationRef/>
      </w:r>
      <w:r>
        <w:t>Formular Abfall</w:t>
      </w:r>
    </w:p>
  </w:comment>
  <w:comment w:id="22" w:author="Carsten Röttger (croettge)" w:date="2025-12-03T09:37:00Z" w:initials="CR(">
    <w:p w14:paraId="12E27959" w14:textId="1555FCB6" w:rsidR="00D42546" w:rsidRDefault="00D42546">
      <w:pPr>
        <w:pStyle w:val="Kommentartext"/>
      </w:pPr>
      <w:r>
        <w:rPr>
          <w:rStyle w:val="Kommentarzeichen"/>
        </w:rPr>
        <w:annotationRef/>
      </w:r>
    </w:p>
  </w:comment>
  <w:comment w:id="21" w:author="Ingeborg Roggendorf (iroggend)" w:date="2025-11-28T13:41:00Z" w:initials="IR(">
    <w:p w14:paraId="7AB460B2" w14:textId="77777777" w:rsidR="00614525" w:rsidRDefault="00614525" w:rsidP="00614525">
      <w:pPr>
        <w:pStyle w:val="Kommentartext"/>
      </w:pPr>
      <w:r>
        <w:rPr>
          <w:rStyle w:val="Kommentarzeichen"/>
        </w:rPr>
        <w:annotationRef/>
      </w:r>
      <w:r>
        <w:rPr>
          <w:rStyle w:val="Kommentarzeichen"/>
        </w:rPr>
        <w:annotationRef/>
      </w:r>
      <w:r>
        <w:t>Vgl. Mail von Hr. Röhrl Antwort Umweltrelevanz</w:t>
      </w:r>
    </w:p>
    <w:p w14:paraId="74EE9674" w14:textId="77777777" w:rsidR="00614525" w:rsidRDefault="00614525" w:rsidP="00614525">
      <w:pPr>
        <w:pStyle w:val="Kommentartext"/>
      </w:pPr>
    </w:p>
    <w:p w14:paraId="000EE1D9" w14:textId="77777777" w:rsidR="00614525" w:rsidRDefault="00614525" w:rsidP="00614525">
      <w:pPr>
        <w:pStyle w:val="Kommentartext"/>
      </w:pPr>
      <w:r>
        <w:t>Weiteres Kriterium aufnehmen</w:t>
      </w:r>
    </w:p>
    <w:p w14:paraId="2C8BFB49" w14:textId="55FADF21" w:rsidR="00614525" w:rsidRDefault="00614525">
      <w:pPr>
        <w:pStyle w:val="Kommentartext"/>
      </w:pPr>
    </w:p>
  </w:comment>
  <w:comment w:id="23" w:author="Ingeborg Roggendorf (iroggend)" w:date="2025-11-21T12:57:00Z" w:initials="IR(">
    <w:p w14:paraId="15E2DF11" w14:textId="77777777" w:rsidR="00442B0F" w:rsidRDefault="00442B0F">
      <w:pPr>
        <w:pStyle w:val="Kommentartext"/>
      </w:pPr>
      <w:r>
        <w:rPr>
          <w:rStyle w:val="Kommentarzeichen"/>
        </w:rPr>
        <w:annotationRef/>
      </w:r>
      <w:r>
        <w:t>Vergleich Los 1 Köln notwendig</w:t>
      </w:r>
    </w:p>
    <w:p w14:paraId="17F85CEE" w14:textId="13683DB5" w:rsidR="00442B0F" w:rsidRDefault="00442B0F">
      <w:pPr>
        <w:pStyle w:val="Kommentartext"/>
      </w:pPr>
    </w:p>
  </w:comment>
  <w:comment w:id="24" w:author="Ingeborg Roggendorf (iroggend)" w:date="2025-11-28T13:42:00Z" w:initials="IR(">
    <w:p w14:paraId="54091AAA" w14:textId="77777777" w:rsidR="00614525" w:rsidRDefault="00614525">
      <w:pPr>
        <w:pStyle w:val="Kommentartext"/>
      </w:pPr>
      <w:r>
        <w:rPr>
          <w:rStyle w:val="Kommentarzeichen"/>
        </w:rPr>
        <w:annotationRef/>
      </w:r>
      <w:r>
        <w:t>Steht dort genau so!!!</w:t>
      </w:r>
    </w:p>
    <w:p w14:paraId="557CC3B4" w14:textId="2582A6D3" w:rsidR="00614525" w:rsidRDefault="00614525">
      <w:pPr>
        <w:pStyle w:val="Kommentartext"/>
      </w:pPr>
    </w:p>
  </w:comment>
  <w:comment w:id="25" w:author="Carsten Röttger (croettge)" w:date="2025-12-03T09:42:00Z" w:initials="CR(">
    <w:p w14:paraId="471F73CC" w14:textId="3EC111BB" w:rsidR="00D42546" w:rsidRDefault="00D42546">
      <w:pPr>
        <w:pStyle w:val="Kommentartext"/>
      </w:pPr>
      <w:r>
        <w:rPr>
          <w:rStyle w:val="Kommentarzeichen"/>
        </w:rPr>
        <w:annotationRef/>
      </w:r>
      <w:r>
        <w:t>ja</w:t>
      </w:r>
    </w:p>
  </w:comment>
  <w:comment w:id="26" w:author="Ingeborg Roggendorf (iroggend)" w:date="2025-11-21T12:58:00Z" w:initials="IR(">
    <w:p w14:paraId="340478FA" w14:textId="77777777" w:rsidR="00442B0F" w:rsidRDefault="00442B0F">
      <w:pPr>
        <w:pStyle w:val="Kommentartext"/>
      </w:pPr>
      <w:r>
        <w:rPr>
          <w:rStyle w:val="Kommentarzeichen"/>
        </w:rPr>
        <w:annotationRef/>
      </w:r>
      <w:r>
        <w:t>Vergleich mit Los 1 Köln notwendig</w:t>
      </w:r>
    </w:p>
    <w:p w14:paraId="3B944C9E" w14:textId="38B98227" w:rsidR="00442B0F" w:rsidRDefault="00442B0F">
      <w:pPr>
        <w:pStyle w:val="Kommentartext"/>
      </w:pPr>
    </w:p>
  </w:comment>
  <w:comment w:id="27" w:author="Ingeborg Roggendorf (iroggend)" w:date="2025-11-28T13:42:00Z" w:initials="IR(">
    <w:p w14:paraId="65742C45" w14:textId="77777777" w:rsidR="00614525" w:rsidRDefault="00614525">
      <w:pPr>
        <w:pStyle w:val="Kommentartext"/>
      </w:pPr>
      <w:r>
        <w:rPr>
          <w:rStyle w:val="Kommentarzeichen"/>
        </w:rPr>
        <w:annotationRef/>
      </w:r>
      <w:r>
        <w:t>Steht dort genau so!!!</w:t>
      </w:r>
    </w:p>
    <w:p w14:paraId="7C50C31F" w14:textId="0395C484" w:rsidR="00614525" w:rsidRDefault="00614525">
      <w:pPr>
        <w:pStyle w:val="Kommentartext"/>
      </w:pPr>
    </w:p>
  </w:comment>
  <w:comment w:id="28" w:author="Carsten Röttger (croettge)" w:date="2025-12-03T09:41:00Z" w:initials="CR(">
    <w:p w14:paraId="445D4D45" w14:textId="083A6E90" w:rsidR="00D42546" w:rsidRDefault="00D42546">
      <w:pPr>
        <w:pStyle w:val="Kommentartext"/>
      </w:pPr>
      <w:r>
        <w:rPr>
          <w:rStyle w:val="Kommentarzeichen"/>
        </w:rPr>
        <w:annotationRef/>
      </w:r>
      <w:r>
        <w:t>ja</w:t>
      </w:r>
    </w:p>
  </w:comment>
  <w:comment w:id="29" w:author="Ingeborg Roggendorf (iroggend)" w:date="2025-11-28T13:44:00Z" w:initials="IR(">
    <w:p w14:paraId="34D34615" w14:textId="729EAD1E" w:rsidR="00614525" w:rsidRDefault="00614525">
      <w:pPr>
        <w:pStyle w:val="Kommentartext"/>
      </w:pPr>
      <w:r>
        <w:rPr>
          <w:rStyle w:val="Kommentarzeichen"/>
        </w:rPr>
        <w:annotationRef/>
      </w:r>
      <w:r>
        <w:t>Anlagennummerierung prüfen</w:t>
      </w:r>
    </w:p>
  </w:comment>
  <w:comment w:id="30" w:author="Carsten Röttger (croettge)" w:date="2025-12-03T09:57:00Z" w:initials="CR(">
    <w:p w14:paraId="411530D1" w14:textId="1B2F9FDE" w:rsidR="00625671" w:rsidRDefault="00625671">
      <w:pPr>
        <w:pStyle w:val="Kommentartext"/>
      </w:pPr>
      <w:r>
        <w:rPr>
          <w:rStyle w:val="Kommentarzeichen"/>
        </w:rPr>
        <w:annotationRef/>
      </w:r>
      <w:r>
        <w:t>Jetzt sind die Aktuellen aus dem AGU Handbuch abgespeichert</w:t>
      </w:r>
    </w:p>
    <w:p w14:paraId="3801A01B" w14:textId="77777777" w:rsidR="00625671" w:rsidRDefault="00625671">
      <w:pPr>
        <w:pStyle w:val="Kommentartext"/>
      </w:pPr>
    </w:p>
  </w:comment>
  <w:comment w:id="35" w:author="Ingeborg Roggendorf (iroggend)" w:date="2025-11-28T13:49:00Z" w:initials="IR(">
    <w:p w14:paraId="11CDB4F9" w14:textId="77777777" w:rsidR="00614525" w:rsidRDefault="00614525">
      <w:pPr>
        <w:pStyle w:val="Kommentartext"/>
      </w:pPr>
      <w:r>
        <w:rPr>
          <w:rStyle w:val="Kommentarzeichen"/>
        </w:rPr>
        <w:annotationRef/>
      </w:r>
      <w:r>
        <w:t>Anlagennummerierung prüfen</w:t>
      </w:r>
    </w:p>
    <w:p w14:paraId="1F9311CD" w14:textId="6623FE2D" w:rsidR="00614525" w:rsidRDefault="00614525">
      <w:pPr>
        <w:pStyle w:val="Kommentartext"/>
      </w:pPr>
    </w:p>
  </w:comment>
  <w:comment w:id="36" w:author="Carsten Röttger (croettge)" w:date="2025-12-03T10:00:00Z" w:initials="CR(">
    <w:p w14:paraId="42950E70" w14:textId="4B0674A7" w:rsidR="00625671" w:rsidRDefault="00625671">
      <w:pPr>
        <w:pStyle w:val="Kommentartext"/>
      </w:pPr>
      <w:r>
        <w:rPr>
          <w:rStyle w:val="Kommentarzeichen"/>
        </w:rPr>
        <w:annotationRef/>
      </w:r>
      <w:r>
        <w:t>Im Formular die auf 26 geändert</w:t>
      </w:r>
    </w:p>
    <w:p w14:paraId="51B60B79" w14:textId="77777777" w:rsidR="00625671" w:rsidRDefault="00625671">
      <w:pPr>
        <w:pStyle w:val="Kommentartext"/>
      </w:pPr>
    </w:p>
  </w:comment>
  <w:comment w:id="44" w:author="Ingeborg Roggendorf (iroggend)" w:date="2025-11-28T14:12:00Z" w:initials="IR(">
    <w:p w14:paraId="0F1C6EC1" w14:textId="77777777" w:rsidR="00365281" w:rsidRDefault="00365281">
      <w:pPr>
        <w:pStyle w:val="Kommentartext"/>
      </w:pPr>
      <w:r>
        <w:rPr>
          <w:rStyle w:val="Kommentarzeichen"/>
        </w:rPr>
        <w:annotationRef/>
      </w:r>
      <w:r>
        <w:t>Muss hier auch noch die DIN EN 50….  Ergänzt werden?</w:t>
      </w:r>
    </w:p>
    <w:p w14:paraId="334B6CFD" w14:textId="77777777" w:rsidR="00365281" w:rsidRDefault="00365281">
      <w:pPr>
        <w:pStyle w:val="Kommentartext"/>
      </w:pPr>
    </w:p>
    <w:p w14:paraId="1FB385EB" w14:textId="2F2F62B8" w:rsidR="00365281" w:rsidRDefault="00365281">
      <w:pPr>
        <w:pStyle w:val="Kommentartext"/>
      </w:pPr>
      <w:r>
        <w:t>Vgl. Los 1 Köln</w:t>
      </w:r>
    </w:p>
  </w:comment>
  <w:comment w:id="45" w:author="Carsten Röttger (croettge)" w:date="2025-12-03T10:02:00Z" w:initials="CR(">
    <w:p w14:paraId="69977A35" w14:textId="54916F60" w:rsidR="00625671" w:rsidRDefault="00625671">
      <w:pPr>
        <w:pStyle w:val="Kommentartext"/>
      </w:pPr>
      <w:r>
        <w:rPr>
          <w:rStyle w:val="Kommentarzeichen"/>
        </w:rPr>
        <w:annotationRef/>
      </w:r>
      <w:r>
        <w:t xml:space="preserve">Ja </w:t>
      </w:r>
    </w:p>
  </w:comment>
  <w:comment w:id="46" w:author="Carsten Röttger (croettge)" w:date="2025-12-03T10:02:00Z" w:initials="CR(">
    <w:p w14:paraId="5C7EDC9E" w14:textId="09E28C1E" w:rsidR="00625671" w:rsidRDefault="00625671">
      <w:pPr>
        <w:pStyle w:val="Kommentartext"/>
      </w:pPr>
      <w:r>
        <w:rPr>
          <w:rStyle w:val="Kommentarzeichen"/>
        </w:rPr>
        <w:annotationRef/>
      </w:r>
    </w:p>
  </w:comment>
  <w:comment w:id="52" w:author="Ingeborg Roggendorf (iroggend)" w:date="2025-11-21T13:01:00Z" w:initials="IR(">
    <w:p w14:paraId="4CFEFA22" w14:textId="77777777" w:rsidR="00442B0F" w:rsidRDefault="00442B0F">
      <w:pPr>
        <w:pStyle w:val="Kommentartext"/>
      </w:pPr>
      <w:r>
        <w:rPr>
          <w:rStyle w:val="Kommentarzeichen"/>
        </w:rPr>
        <w:annotationRef/>
      </w:r>
      <w:r>
        <w:t>Gleiche Menge an beschäftigten Facharbeitern wie Los 1 Köln</w:t>
      </w:r>
    </w:p>
    <w:p w14:paraId="233B3F91" w14:textId="77777777" w:rsidR="00442B0F" w:rsidRDefault="00442B0F">
      <w:pPr>
        <w:pStyle w:val="Kommentartext"/>
      </w:pPr>
      <w:r>
        <w:t>Führen weniger Gesellen direkt zum Ausschluss?! Kann hieraus auch ein B-Kriterium mit abgestufter Mengenanzahl gemacht werden. Facharbeitermangel?!</w:t>
      </w:r>
    </w:p>
    <w:p w14:paraId="03C0A02B" w14:textId="72A4987F" w:rsidR="00442B0F" w:rsidRDefault="00442B0F">
      <w:pPr>
        <w:pStyle w:val="Kommentartext"/>
      </w:pPr>
    </w:p>
  </w:comment>
  <w:comment w:id="53" w:author="Ingeborg Roggendorf (iroggend)" w:date="2025-11-28T14:13:00Z" w:initials="IR(">
    <w:p w14:paraId="23BF162B" w14:textId="77777777" w:rsidR="0010526F" w:rsidRDefault="0010526F">
      <w:pPr>
        <w:pStyle w:val="Kommentartext"/>
      </w:pPr>
      <w:r>
        <w:rPr>
          <w:rStyle w:val="Kommentarzeichen"/>
        </w:rPr>
        <w:annotationRef/>
      </w:r>
      <w:r>
        <w:t>Ist das    für Gummersbach auch so erforderlich???</w:t>
      </w:r>
    </w:p>
    <w:p w14:paraId="2AFB6066" w14:textId="33ACFEE1" w:rsidR="0010526F" w:rsidRDefault="0010526F">
      <w:pPr>
        <w:pStyle w:val="Kommentartext"/>
      </w:pPr>
    </w:p>
  </w:comment>
  <w:comment w:id="54" w:author="Carsten Röttger (croettge)" w:date="2025-12-03T10:03:00Z" w:initials="CR(">
    <w:p w14:paraId="04BF21B9" w14:textId="1A2155BD" w:rsidR="00625671" w:rsidRDefault="00625671">
      <w:pPr>
        <w:pStyle w:val="Kommentartext"/>
      </w:pPr>
      <w:r>
        <w:rPr>
          <w:rStyle w:val="Kommentarzeichen"/>
        </w:rPr>
        <w:annotationRef/>
      </w:r>
      <w:r>
        <w:t>Drei Gesellen reichen</w:t>
      </w:r>
    </w:p>
  </w:comment>
  <w:comment w:id="41" w:author="Ingeborg Roggendorf (iroggend)" w:date="2025-11-21T12:59:00Z" w:initials="IR(">
    <w:p w14:paraId="0C48ADEF" w14:textId="77777777" w:rsidR="00442B0F" w:rsidRDefault="00442B0F">
      <w:pPr>
        <w:pStyle w:val="Kommentartext"/>
      </w:pPr>
      <w:r>
        <w:rPr>
          <w:rStyle w:val="Kommentarzeichen"/>
        </w:rPr>
        <w:annotationRef/>
      </w:r>
      <w:r>
        <w:t>Nur A-Kriterien</w:t>
      </w:r>
    </w:p>
    <w:p w14:paraId="770D07EE" w14:textId="49F62A46" w:rsidR="00442B0F" w:rsidRDefault="00442B0F">
      <w:pPr>
        <w:pStyle w:val="Kommentartext"/>
      </w:pPr>
      <w:r>
        <w:t>Keine Bewertungskriterien?</w:t>
      </w:r>
    </w:p>
    <w:p w14:paraId="2AA1E13E" w14:textId="7B472813" w:rsidR="00442B0F" w:rsidRDefault="00442B0F">
      <w:pPr>
        <w:pStyle w:val="Kommentartext"/>
      </w:pPr>
    </w:p>
  </w:comment>
  <w:comment w:id="42" w:author="Carsten Röttger (croettge)" w:date="2025-12-03T10:03:00Z" w:initials="CR(">
    <w:p w14:paraId="16315B96" w14:textId="3FDD5809" w:rsidR="00625671" w:rsidRDefault="00625671">
      <w:pPr>
        <w:pStyle w:val="Kommentartext"/>
      </w:pPr>
      <w:r>
        <w:rPr>
          <w:rStyle w:val="Kommentarzeichen"/>
        </w:rPr>
        <w:annotationRef/>
      </w:r>
      <w:r>
        <w:t>ja</w:t>
      </w:r>
    </w:p>
  </w:comment>
  <w:comment w:id="61" w:author="Ingeborg Roggendorf (iroggend)" w:date="2025-11-28T14:15:00Z" w:initials="IR(">
    <w:p w14:paraId="10E9FB1B" w14:textId="77777777" w:rsidR="0010526F" w:rsidRDefault="0010526F">
      <w:pPr>
        <w:pStyle w:val="Kommentartext"/>
      </w:pPr>
      <w:r>
        <w:rPr>
          <w:rStyle w:val="Kommentarzeichen"/>
        </w:rPr>
        <w:annotationRef/>
      </w:r>
      <w:r>
        <w:t>Ist so etwas wie bei Los Köln als B-Kriterium auch erforderlich?</w:t>
      </w:r>
    </w:p>
    <w:p w14:paraId="148144E9" w14:textId="77777777" w:rsidR="0010526F" w:rsidRDefault="0010526F">
      <w:pPr>
        <w:pStyle w:val="Kommentartext"/>
      </w:pPr>
      <w:r>
        <w:t>Wurde ergänzend hier eingefügt um den Punkt zu klären</w:t>
      </w:r>
    </w:p>
    <w:p w14:paraId="632008DD" w14:textId="46149374" w:rsidR="0010526F" w:rsidRDefault="0010526F">
      <w:pPr>
        <w:pStyle w:val="Kommentartext"/>
      </w:pPr>
    </w:p>
  </w:comment>
  <w:comment w:id="62" w:author="Carsten Röttger (croettge)" w:date="2025-12-03T10:04:00Z" w:initials="CR(">
    <w:p w14:paraId="1B79DA92" w14:textId="031ADAAB" w:rsidR="00625671" w:rsidRDefault="00625671">
      <w:pPr>
        <w:pStyle w:val="Kommentartext"/>
      </w:pPr>
      <w:r>
        <w:rPr>
          <w:rStyle w:val="Kommentarzeichen"/>
        </w:rPr>
        <w:annotationRef/>
      </w:r>
      <w:r>
        <w:t>nein</w:t>
      </w:r>
    </w:p>
  </w:comment>
  <w:comment w:id="71" w:author="Ingeborg Roggendorf (iroggend)" w:date="2025-11-28T14:17:00Z" w:initials="IR(">
    <w:p w14:paraId="4714B74C" w14:textId="77777777" w:rsidR="0010526F" w:rsidRDefault="0010526F">
      <w:pPr>
        <w:pStyle w:val="Kommentartext"/>
      </w:pPr>
      <w:r>
        <w:rPr>
          <w:rStyle w:val="Kommentarzeichen"/>
        </w:rPr>
        <w:annotationRef/>
      </w:r>
      <w:r>
        <w:t>Wurde entsprechend eingefügt</w:t>
      </w:r>
    </w:p>
    <w:p w14:paraId="176AF2E8" w14:textId="77777777" w:rsidR="0010526F" w:rsidRDefault="0010526F">
      <w:pPr>
        <w:pStyle w:val="Kommentartext"/>
      </w:pPr>
    </w:p>
    <w:p w14:paraId="7B790C00" w14:textId="25E6FD13" w:rsidR="0010526F" w:rsidRDefault="0010526F">
      <w:pPr>
        <w:pStyle w:val="Kommentartext"/>
      </w:pPr>
      <w:r>
        <w:t>Ansonsten muss noch irgendwo draus hervorgehen wie die Bewertung und Auswahl stattfindet</w:t>
      </w:r>
    </w:p>
  </w:comment>
  <w:comment w:id="108" w:author="Ingeborg Roggendorf (iroggend)" w:date="2025-11-21T10:43:00Z" w:initials="IR(">
    <w:p w14:paraId="7FEF0D49" w14:textId="77777777" w:rsidR="0010526F" w:rsidRDefault="0010526F" w:rsidP="0010526F">
      <w:pPr>
        <w:pStyle w:val="Kommentartext"/>
      </w:pPr>
      <w:r>
        <w:rPr>
          <w:rStyle w:val="Kommentarzeichen"/>
        </w:rPr>
        <w:annotationRef/>
      </w:r>
      <w:r>
        <w:t>Anlagennummerierung prüfen</w:t>
      </w:r>
    </w:p>
  </w:comment>
  <w:comment w:id="105" w:author="Ingeborg Roggendorf (iroggend)" w:date="2025-11-28T14:20:00Z" w:initials="IR(">
    <w:p w14:paraId="39DB8BB3" w14:textId="77777777" w:rsidR="0010526F" w:rsidRDefault="0010526F">
      <w:pPr>
        <w:pStyle w:val="Kommentartext"/>
      </w:pPr>
      <w:r>
        <w:rPr>
          <w:rStyle w:val="Kommentarzeichen"/>
        </w:rPr>
        <w:annotationRef/>
      </w:r>
      <w:r>
        <w:t>Preise und Auf-/Abgebote müssen nur einmal eingetragen werden.</w:t>
      </w:r>
    </w:p>
    <w:p w14:paraId="501C7A37" w14:textId="77777777" w:rsidR="0010526F" w:rsidRDefault="0010526F">
      <w:pPr>
        <w:pStyle w:val="Kommentartext"/>
      </w:pPr>
      <w:r>
        <w:t>Fehlervermeidung beim Anbieter</w:t>
      </w:r>
    </w:p>
    <w:p w14:paraId="4E7D3621" w14:textId="77777777" w:rsidR="0010526F" w:rsidRDefault="0010526F">
      <w:pPr>
        <w:pStyle w:val="Kommentartext"/>
      </w:pPr>
    </w:p>
    <w:p w14:paraId="47A0B8D6" w14:textId="1B4D455E" w:rsidR="0010526F" w:rsidRDefault="0010526F">
      <w:pPr>
        <w:pStyle w:val="Kommentartext"/>
      </w:pPr>
      <w:r>
        <w:t>Daher werden hier die Tabellen gestrichen.</w:t>
      </w:r>
    </w:p>
  </w:comment>
  <w:comment w:id="106" w:author="Carsten Röttger (croettge)" w:date="2025-12-03T10:05:00Z" w:initials="CR(">
    <w:p w14:paraId="2BD563F8" w14:textId="770796CB" w:rsidR="00625671" w:rsidRDefault="00625671">
      <w:pPr>
        <w:pStyle w:val="Kommentartext"/>
      </w:pPr>
      <w:r>
        <w:rPr>
          <w:rStyle w:val="Kommentarzeichen"/>
        </w:rPr>
        <w:annotationRef/>
      </w:r>
      <w:r>
        <w:t>27 ist richtig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19DF7FC" w15:done="0"/>
  <w15:commentEx w15:paraId="3A88CCC4" w15:paraIdParent="519DF7FC" w15:done="0"/>
  <w15:commentEx w15:paraId="7C22F9FF" w15:done="0"/>
  <w15:commentEx w15:paraId="4F2F7F9D" w15:done="0"/>
  <w15:commentEx w15:paraId="54D6A844" w15:done="0"/>
  <w15:commentEx w15:paraId="2FFE3A25" w15:paraIdParent="54D6A844" w15:done="0"/>
  <w15:commentEx w15:paraId="11DE651F" w15:done="0"/>
  <w15:commentEx w15:paraId="793E8044" w15:paraIdParent="11DE651F" w15:done="0"/>
  <w15:commentEx w15:paraId="53639CAB" w15:done="0"/>
  <w15:commentEx w15:paraId="4C847CEE" w15:done="0"/>
  <w15:commentEx w15:paraId="72A73637" w15:paraIdParent="4C847CEE" w15:done="0"/>
  <w15:commentEx w15:paraId="1E79017C" w15:done="0"/>
  <w15:commentEx w15:paraId="61E61C0A" w15:paraIdParent="1E79017C" w15:done="0"/>
  <w15:commentEx w15:paraId="3F8377D8" w15:done="0"/>
  <w15:commentEx w15:paraId="4D02D484" w15:done="0"/>
  <w15:commentEx w15:paraId="12E27959" w15:paraIdParent="4D02D484" w15:done="0"/>
  <w15:commentEx w15:paraId="2C8BFB49" w15:done="0"/>
  <w15:commentEx w15:paraId="17F85CEE" w15:done="0"/>
  <w15:commentEx w15:paraId="557CC3B4" w15:paraIdParent="17F85CEE" w15:done="0"/>
  <w15:commentEx w15:paraId="471F73CC" w15:paraIdParent="17F85CEE" w15:done="0"/>
  <w15:commentEx w15:paraId="3B944C9E" w15:done="0"/>
  <w15:commentEx w15:paraId="7C50C31F" w15:paraIdParent="3B944C9E" w15:done="0"/>
  <w15:commentEx w15:paraId="445D4D45" w15:paraIdParent="3B944C9E" w15:done="0"/>
  <w15:commentEx w15:paraId="34D34615" w15:done="0"/>
  <w15:commentEx w15:paraId="3801A01B" w15:paraIdParent="34D34615" w15:done="0"/>
  <w15:commentEx w15:paraId="1F9311CD" w15:done="0"/>
  <w15:commentEx w15:paraId="51B60B79" w15:paraIdParent="1F9311CD" w15:done="0"/>
  <w15:commentEx w15:paraId="1FB385EB" w15:done="0"/>
  <w15:commentEx w15:paraId="69977A35" w15:paraIdParent="1FB385EB" w15:done="0"/>
  <w15:commentEx w15:paraId="5C7EDC9E" w15:paraIdParent="1FB385EB" w15:done="0"/>
  <w15:commentEx w15:paraId="03C0A02B" w15:done="0"/>
  <w15:commentEx w15:paraId="2AFB6066" w15:paraIdParent="03C0A02B" w15:done="0"/>
  <w15:commentEx w15:paraId="04BF21B9" w15:paraIdParent="03C0A02B" w15:done="0"/>
  <w15:commentEx w15:paraId="2AA1E13E" w15:done="0"/>
  <w15:commentEx w15:paraId="16315B96" w15:paraIdParent="2AA1E13E" w15:done="0"/>
  <w15:commentEx w15:paraId="632008DD" w15:done="0"/>
  <w15:commentEx w15:paraId="1B79DA92" w15:paraIdParent="632008DD" w15:done="0"/>
  <w15:commentEx w15:paraId="7B790C00" w15:done="0"/>
  <w15:commentEx w15:paraId="7FEF0D49" w15:done="0"/>
  <w15:commentEx w15:paraId="47A0B8D6" w15:done="0"/>
  <w15:commentEx w15:paraId="2BD563F8" w15:paraIdParent="47A0B8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E545AE2" w16cex:dateUtc="2025-11-21T11:54:00Z"/>
  <w16cex:commentExtensible w16cex:durableId="7E96A460" w16cex:dateUtc="2025-11-28T12:24:00Z"/>
  <w16cex:commentExtensible w16cex:durableId="54CA1C7E" w16cex:dateUtc="2025-11-21T11:55:00Z"/>
  <w16cex:commentExtensible w16cex:durableId="15A266B4" w16cex:dateUtc="2025-11-28T12:25:00Z"/>
  <w16cex:commentExtensible w16cex:durableId="4EF31D6F" w16cex:dateUtc="2025-11-28T12:27:00Z"/>
  <w16cex:commentExtensible w16cex:durableId="1AF3E119" w16cex:dateUtc="2025-11-28T12:28:00Z"/>
  <w16cex:commentExtensible w16cex:durableId="6117C0C6" w16cex:dateUtc="2025-11-28T12:32:00Z"/>
  <w16cex:commentExtensible w16cex:durableId="0A2F401A" w16cex:dateUtc="2025-11-28T12:33:00Z"/>
  <w16cex:commentExtensible w16cex:durableId="3A5849D6" w16cex:dateUtc="2025-11-28T13:29:00Z"/>
  <w16cex:commentExtensible w16cex:durableId="7D8CA865" w16cex:dateUtc="2025-11-21T11:56:00Z"/>
  <w16cex:commentExtensible w16cex:durableId="075BE52A" w16cex:dateUtc="2025-11-21T11:57:00Z"/>
  <w16cex:commentExtensible w16cex:durableId="208A0CFA" w16cex:dateUtc="2025-11-28T12:41:00Z"/>
  <w16cex:commentExtensible w16cex:durableId="202D76DA" w16cex:dateUtc="2025-11-21T11:57:00Z"/>
  <w16cex:commentExtensible w16cex:durableId="6D0B67BF" w16cex:dateUtc="2025-11-28T12:42:00Z"/>
  <w16cex:commentExtensible w16cex:durableId="04299A42" w16cex:dateUtc="2025-11-21T11:58:00Z"/>
  <w16cex:commentExtensible w16cex:durableId="0615896D" w16cex:dateUtc="2025-11-28T12:42:00Z"/>
  <w16cex:commentExtensible w16cex:durableId="7BD48D3D" w16cex:dateUtc="2025-11-28T12:44:00Z"/>
  <w16cex:commentExtensible w16cex:durableId="3E6844C3" w16cex:dateUtc="2025-11-28T12:49:00Z"/>
  <w16cex:commentExtensible w16cex:durableId="2EE4374F" w16cex:dateUtc="2025-11-28T13:12:00Z"/>
  <w16cex:commentExtensible w16cex:durableId="09F71F65" w16cex:dateUtc="2025-11-21T12:01:00Z"/>
  <w16cex:commentExtensible w16cex:durableId="3083824E" w16cex:dateUtc="2025-11-28T13:13:00Z"/>
  <w16cex:commentExtensible w16cex:durableId="081FCE81" w16cex:dateUtc="2025-11-21T11:59:00Z"/>
  <w16cex:commentExtensible w16cex:durableId="3820A11B" w16cex:dateUtc="2025-11-28T13:15:00Z"/>
  <w16cex:commentExtensible w16cex:durableId="48AEB468" w16cex:dateUtc="2025-11-28T13:17:00Z"/>
  <w16cex:commentExtensible w16cex:durableId="772A66B8" w16cex:dateUtc="2025-11-21T09:43:00Z"/>
  <w16cex:commentExtensible w16cex:durableId="5497A2A2" w16cex:dateUtc="2025-11-28T1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9DF7FC" w16cid:durableId="4E545AE2"/>
  <w16cid:commentId w16cid:paraId="3A88CCC4" w16cid:durableId="7E96A460"/>
  <w16cid:commentId w16cid:paraId="7C22F9FF" w16cid:durableId="54CA1C7E"/>
  <w16cid:commentId w16cid:paraId="4F2F7F9D" w16cid:durableId="15A266B4"/>
  <w16cid:commentId w16cid:paraId="54D6A844" w16cid:durableId="4EF31D6F"/>
  <w16cid:commentId w16cid:paraId="11DE651F" w16cid:durableId="1AF3E119"/>
  <w16cid:commentId w16cid:paraId="53639CAB" w16cid:durableId="6117C0C6"/>
  <w16cid:commentId w16cid:paraId="4C847CEE" w16cid:durableId="0A2F401A"/>
  <w16cid:commentId w16cid:paraId="1E79017C" w16cid:durableId="3A5849D6"/>
  <w16cid:commentId w16cid:paraId="3F8377D8" w16cid:durableId="7D8CA865"/>
  <w16cid:commentId w16cid:paraId="4D02D484" w16cid:durableId="075BE52A"/>
  <w16cid:commentId w16cid:paraId="2C8BFB49" w16cid:durableId="208A0CFA"/>
  <w16cid:commentId w16cid:paraId="17F85CEE" w16cid:durableId="202D76DA"/>
  <w16cid:commentId w16cid:paraId="557CC3B4" w16cid:durableId="6D0B67BF"/>
  <w16cid:commentId w16cid:paraId="3B944C9E" w16cid:durableId="04299A42"/>
  <w16cid:commentId w16cid:paraId="7C50C31F" w16cid:durableId="0615896D"/>
  <w16cid:commentId w16cid:paraId="34D34615" w16cid:durableId="7BD48D3D"/>
  <w16cid:commentId w16cid:paraId="1F9311CD" w16cid:durableId="3E6844C3"/>
  <w16cid:commentId w16cid:paraId="1FB385EB" w16cid:durableId="2EE4374F"/>
  <w16cid:commentId w16cid:paraId="03C0A02B" w16cid:durableId="09F71F65"/>
  <w16cid:commentId w16cid:paraId="2AFB6066" w16cid:durableId="3083824E"/>
  <w16cid:commentId w16cid:paraId="2AA1E13E" w16cid:durableId="081FCE81"/>
  <w16cid:commentId w16cid:paraId="632008DD" w16cid:durableId="3820A11B"/>
  <w16cid:commentId w16cid:paraId="7B790C00" w16cid:durableId="48AEB468"/>
  <w16cid:commentId w16cid:paraId="7FEF0D49" w16cid:durableId="772A66B8"/>
  <w16cid:commentId w16cid:paraId="47A0B8D6" w16cid:durableId="5497A2A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BFB5FA" w14:textId="77777777" w:rsidR="009C55A8" w:rsidRDefault="009C55A8">
      <w:r>
        <w:separator/>
      </w:r>
    </w:p>
  </w:endnote>
  <w:endnote w:type="continuationSeparator" w:id="0">
    <w:p w14:paraId="471F47ED" w14:textId="77777777" w:rsidR="009C55A8" w:rsidRDefault="009C5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56AD52" w14:textId="77777777" w:rsidR="00CE685D" w:rsidRDefault="001509BD">
    <w:pPr>
      <w:pStyle w:val="Textkrper"/>
      <w:spacing w:line="14" w:lineRule="auto"/>
    </w:pPr>
    <w:r>
      <w:rPr>
        <w:noProof/>
        <w:lang w:eastAsia="de-DE"/>
      </w:rPr>
      <mc:AlternateContent>
        <mc:Choice Requires="wps">
          <w:drawing>
            <wp:anchor distT="0" distB="0" distL="0" distR="0" simplePos="0" relativeHeight="487361024" behindDoc="1" locked="0" layoutInCell="1" allowOverlap="1" wp14:anchorId="422EB1FD" wp14:editId="146F0883">
              <wp:simplePos x="0" y="0"/>
              <wp:positionH relativeFrom="page">
                <wp:posOffset>6207504</wp:posOffset>
              </wp:positionH>
              <wp:positionV relativeFrom="page">
                <wp:posOffset>10070536</wp:posOffset>
              </wp:positionV>
              <wp:extent cx="64579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795" cy="139065"/>
                      </a:xfrm>
                      <a:prstGeom prst="rect">
                        <a:avLst/>
                      </a:prstGeom>
                    </wps:spPr>
                    <wps:txbx>
                      <w:txbxContent>
                        <w:p w14:paraId="02A635A7" w14:textId="002E1C92" w:rsidR="00CE685D" w:rsidRDefault="001509BD">
                          <w:pPr>
                            <w:spacing w:before="14"/>
                            <w:ind w:left="20"/>
                            <w:rPr>
                              <w:b/>
                              <w:sz w:val="16"/>
                            </w:rPr>
                          </w:pPr>
                          <w:r>
                            <w:rPr>
                              <w:b/>
                              <w:sz w:val="16"/>
                            </w:rPr>
                            <w:t>Seite</w:t>
                          </w:r>
                          <w:r>
                            <w:rPr>
                              <w:b/>
                              <w:spacing w:val="-6"/>
                              <w:sz w:val="16"/>
                            </w:rPr>
                            <w:t xml:space="preserve"> </w:t>
                          </w:r>
                          <w:r>
                            <w:rPr>
                              <w:b/>
                              <w:sz w:val="16"/>
                            </w:rPr>
                            <w:fldChar w:fldCharType="begin"/>
                          </w:r>
                          <w:r>
                            <w:rPr>
                              <w:b/>
                              <w:sz w:val="16"/>
                            </w:rPr>
                            <w:instrText xml:space="preserve"> PAGE </w:instrText>
                          </w:r>
                          <w:r>
                            <w:rPr>
                              <w:b/>
                              <w:sz w:val="16"/>
                            </w:rPr>
                            <w:fldChar w:fldCharType="separate"/>
                          </w:r>
                          <w:r w:rsidR="00430528">
                            <w:rPr>
                              <w:b/>
                              <w:noProof/>
                              <w:sz w:val="16"/>
                            </w:rPr>
                            <w:t>1</w:t>
                          </w:r>
                          <w:r>
                            <w:rPr>
                              <w:b/>
                              <w:sz w:val="16"/>
                            </w:rPr>
                            <w:fldChar w:fldCharType="end"/>
                          </w:r>
                          <w:r>
                            <w:rPr>
                              <w:b/>
                              <w:spacing w:val="-3"/>
                              <w:sz w:val="16"/>
                            </w:rPr>
                            <w:t xml:space="preserve"> </w:t>
                          </w:r>
                          <w:r>
                            <w:rPr>
                              <w:b/>
                              <w:sz w:val="16"/>
                            </w:rPr>
                            <w:t>von</w:t>
                          </w:r>
                          <w:r>
                            <w:rPr>
                              <w:b/>
                              <w:spacing w:val="-6"/>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ins w:id="0" w:author="Carsten Röttger (croettge)" w:date="2025-12-03T10:08:00Z">
                            <w:r w:rsidR="00430528">
                              <w:rPr>
                                <w:b/>
                                <w:noProof/>
                                <w:spacing w:val="-10"/>
                                <w:sz w:val="16"/>
                              </w:rPr>
                              <w:t>8</w:t>
                            </w:r>
                          </w:ins>
                          <w:del w:id="1" w:author="Carsten Röttger (croettge)" w:date="2025-12-03T09:05:00Z">
                            <w:r w:rsidR="00DF3771" w:rsidDel="003F79E3">
                              <w:rPr>
                                <w:b/>
                                <w:noProof/>
                                <w:spacing w:val="-10"/>
                                <w:sz w:val="16"/>
                              </w:rPr>
                              <w:delText>6</w:delText>
                            </w:r>
                          </w:del>
                          <w:r>
                            <w:rPr>
                              <w:b/>
                              <w:spacing w:val="-10"/>
                              <w:sz w:val="16"/>
                            </w:rPr>
                            <w:fldChar w:fldCharType="end"/>
                          </w:r>
                        </w:p>
                      </w:txbxContent>
                    </wps:txbx>
                    <wps:bodyPr wrap="square" lIns="0" tIns="0" rIns="0" bIns="0" rtlCol="0">
                      <a:noAutofit/>
                    </wps:bodyPr>
                  </wps:wsp>
                </a:graphicData>
              </a:graphic>
            </wp:anchor>
          </w:drawing>
        </mc:Choice>
        <mc:Fallback>
          <w:pict>
            <v:shapetype w14:anchorId="422EB1FD" id="_x0000_t202" coordsize="21600,21600" o:spt="202" path="m,l,21600r21600,l21600,xe">
              <v:stroke joinstyle="miter"/>
              <v:path gradientshapeok="t" o:connecttype="rect"/>
            </v:shapetype>
            <v:shape id="Textbox 1" o:spid="_x0000_s1026" type="#_x0000_t202" style="position:absolute;margin-left:488.8pt;margin-top:792.95pt;width:50.85pt;height:10.95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" filled="f" stroked="f">
              <v:path arrowok="t"/>
              <v:textbox inset="0,0,0,0">
                <w:txbxContent>
                  <w:p w14:paraId="02A635A7" w14:textId="002E1C92" w:rsidR="00CE685D" w:rsidRDefault="001509BD">
                    <w:pPr>
                      <w:spacing w:before="14"/>
                      <w:ind w:left="20"/>
                      <w:rPr>
                        <w:b/>
                        <w:sz w:val="16"/>
                      </w:rPr>
                    </w:pPr>
                    <w:r>
                      <w:rPr>
                        <w:b/>
                        <w:sz w:val="16"/>
                      </w:rPr>
                      <w:t>Seite</w:t>
                    </w:r>
                    <w:r>
                      <w:rPr>
                        <w:b/>
                        <w:spacing w:val="-6"/>
                        <w:sz w:val="16"/>
                      </w:rPr>
                      <w:t xml:space="preserve"> </w:t>
                    </w:r>
                    <w:r>
                      <w:rPr>
                        <w:b/>
                        <w:sz w:val="16"/>
                      </w:rPr>
                      <w:fldChar w:fldCharType="begin"/>
                    </w:r>
                    <w:r>
                      <w:rPr>
                        <w:b/>
                        <w:sz w:val="16"/>
                      </w:rPr>
                      <w:instrText xml:space="preserve"> PAGE </w:instrText>
                    </w:r>
                    <w:r>
                      <w:rPr>
                        <w:b/>
                        <w:sz w:val="16"/>
                      </w:rPr>
                      <w:fldChar w:fldCharType="separate"/>
                    </w:r>
                    <w:r w:rsidR="00430528">
                      <w:rPr>
                        <w:b/>
                        <w:noProof/>
                        <w:sz w:val="16"/>
                      </w:rPr>
                      <w:t>1</w:t>
                    </w:r>
                    <w:r>
                      <w:rPr>
                        <w:b/>
                        <w:sz w:val="16"/>
                      </w:rPr>
                      <w:fldChar w:fldCharType="end"/>
                    </w:r>
                    <w:r>
                      <w:rPr>
                        <w:b/>
                        <w:spacing w:val="-3"/>
                        <w:sz w:val="16"/>
                      </w:rPr>
                      <w:t xml:space="preserve"> </w:t>
                    </w:r>
                    <w:r>
                      <w:rPr>
                        <w:b/>
                        <w:sz w:val="16"/>
                      </w:rPr>
                      <w:t>von</w:t>
                    </w:r>
                    <w:r>
                      <w:rPr>
                        <w:b/>
                        <w:spacing w:val="-6"/>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ins w:id="2" w:author="Carsten Röttger (croettge)" w:date="2025-12-03T10:08:00Z">
                      <w:r w:rsidR="00430528">
                        <w:rPr>
                          <w:b/>
                          <w:noProof/>
                          <w:spacing w:val="-10"/>
                          <w:sz w:val="16"/>
                        </w:rPr>
                        <w:t>8</w:t>
                      </w:r>
                    </w:ins>
                    <w:del w:id="3" w:author="Carsten Röttger (croettge)" w:date="2025-12-03T09:05:00Z">
                      <w:r w:rsidR="00DF3771" w:rsidDel="003F79E3">
                        <w:rPr>
                          <w:b/>
                          <w:noProof/>
                          <w:spacing w:val="-10"/>
                          <w:sz w:val="16"/>
                        </w:rPr>
                        <w:delText>6</w:delText>
                      </w:r>
                    </w:del>
                    <w:r>
                      <w:rPr>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F0131" w14:textId="77777777" w:rsidR="0010526F" w:rsidRPr="00DF2F65" w:rsidRDefault="0010526F" w:rsidP="00DC26EC">
    <w:pPr>
      <w:jc w:val="center"/>
      <w:rPr>
        <w:sz w:val="14"/>
        <w:szCs w:val="14"/>
      </w:rPr>
    </w:pPr>
    <w:r w:rsidRPr="00DF2F65">
      <w:rPr>
        <w:sz w:val="14"/>
        <w:szCs w:val="14"/>
      </w:rPr>
      <w:fldChar w:fldCharType="begin"/>
    </w:r>
    <w:r w:rsidRPr="00DF2F65">
      <w:rPr>
        <w:sz w:val="14"/>
        <w:szCs w:val="14"/>
      </w:rPr>
      <w:instrText>PAGE   \* MERGEFORMAT</w:instrText>
    </w:r>
    <w:r w:rsidRPr="00DF2F65">
      <w:rPr>
        <w:sz w:val="14"/>
        <w:szCs w:val="14"/>
      </w:rPr>
      <w:fldChar w:fldCharType="separate"/>
    </w:r>
    <w:r>
      <w:rPr>
        <w:noProof/>
        <w:sz w:val="14"/>
        <w:szCs w:val="14"/>
      </w:rPr>
      <w:t>6</w:t>
    </w:r>
    <w:r w:rsidRPr="00DF2F65">
      <w:rPr>
        <w:sz w:val="14"/>
        <w:szCs w:val="14"/>
      </w:rPr>
      <w:fldChar w:fldCharType="end"/>
    </w:r>
    <w:r w:rsidRPr="00DF2F65">
      <w:rPr>
        <w:sz w:val="14"/>
        <w:szCs w:val="14"/>
      </w:rPr>
      <w:t xml:space="preserve">  </w:t>
    </w:r>
  </w:p>
  <w:p w14:paraId="113D6D60" w14:textId="77777777" w:rsidR="0010526F" w:rsidRDefault="0010526F"/>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B4F830" w14:textId="057F2CD3" w:rsidR="0010526F" w:rsidRPr="00DF56DE" w:rsidRDefault="0010526F" w:rsidP="00DF56DE">
    <w:pPr>
      <w:pStyle w:val="berschrift1"/>
      <w:tabs>
        <w:tab w:val="right" w:pos="9469"/>
      </w:tabs>
      <w:spacing w:line="360" w:lineRule="auto"/>
      <w:ind w:left="0" w:firstLine="0"/>
      <w:rPr>
        <w:sz w:val="16"/>
      </w:rPr>
    </w:pPr>
    <w:r>
      <w:rPr>
        <w:sz w:val="16"/>
      </w:rPr>
      <w:tab/>
    </w:r>
    <w:r w:rsidRPr="005F1FAD">
      <w:rPr>
        <w:sz w:val="16"/>
      </w:rPr>
      <w:t xml:space="preserve">Seite </w:t>
    </w:r>
    <w:r w:rsidRPr="005F1FAD">
      <w:rPr>
        <w:sz w:val="16"/>
      </w:rPr>
      <w:fldChar w:fldCharType="begin"/>
    </w:r>
    <w:r w:rsidRPr="005F1FAD">
      <w:rPr>
        <w:sz w:val="16"/>
      </w:rPr>
      <w:instrText>PAGE  \* Arabic  \* MERGEFORMAT</w:instrText>
    </w:r>
    <w:r w:rsidRPr="005F1FAD">
      <w:rPr>
        <w:sz w:val="16"/>
      </w:rPr>
      <w:fldChar w:fldCharType="separate"/>
    </w:r>
    <w:r w:rsidR="00430528">
      <w:rPr>
        <w:noProof/>
        <w:sz w:val="16"/>
      </w:rPr>
      <w:t>5</w:t>
    </w:r>
    <w:r w:rsidRPr="005F1FAD">
      <w:rPr>
        <w:sz w:val="16"/>
      </w:rPr>
      <w:fldChar w:fldCharType="end"/>
    </w:r>
    <w:r w:rsidRPr="005F1FAD">
      <w:rPr>
        <w:sz w:val="16"/>
      </w:rPr>
      <w:t xml:space="preserve"> von </w:t>
    </w:r>
    <w:r w:rsidRPr="005F1FAD">
      <w:rPr>
        <w:sz w:val="16"/>
      </w:rPr>
      <w:fldChar w:fldCharType="begin"/>
    </w:r>
    <w:r w:rsidRPr="005F1FAD">
      <w:rPr>
        <w:sz w:val="16"/>
      </w:rPr>
      <w:instrText>NUMPAGES  \* Arabic  \* MERGEFORMAT</w:instrText>
    </w:r>
    <w:r w:rsidRPr="005F1FAD">
      <w:rPr>
        <w:sz w:val="16"/>
      </w:rPr>
      <w:fldChar w:fldCharType="separate"/>
    </w:r>
    <w:r w:rsidR="00430528">
      <w:rPr>
        <w:noProof/>
        <w:sz w:val="16"/>
      </w:rPr>
      <w:t>8</w:t>
    </w:r>
    <w:r w:rsidRPr="005F1FAD">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rPr>
      <w:id w:val="-141351693"/>
      <w:docPartObj>
        <w:docPartGallery w:val="Page Numbers (Bottom of Page)"/>
        <w:docPartUnique/>
      </w:docPartObj>
    </w:sdtPr>
    <w:sdtEndPr/>
    <w:sdtContent>
      <w:p w14:paraId="7F87169F" w14:textId="77777777" w:rsidR="0010526F" w:rsidRPr="005F1FAD" w:rsidRDefault="0010526F">
        <w:pPr>
          <w:pStyle w:val="Fuzeile"/>
          <w:jc w:val="right"/>
          <w:rPr>
            <w:sz w:val="16"/>
          </w:rPr>
        </w:pPr>
        <w:r w:rsidRPr="005F1FAD">
          <w:rPr>
            <w:sz w:val="16"/>
          </w:rPr>
          <w:t xml:space="preserve">Seite </w:t>
        </w:r>
        <w:r w:rsidRPr="005F1FAD">
          <w:rPr>
            <w:sz w:val="16"/>
          </w:rPr>
          <w:fldChar w:fldCharType="begin"/>
        </w:r>
        <w:r w:rsidRPr="005F1FAD">
          <w:rPr>
            <w:sz w:val="16"/>
          </w:rPr>
          <w:instrText>PAGE   \* MERGEFORMAT</w:instrText>
        </w:r>
        <w:r w:rsidRPr="005F1FAD">
          <w:rPr>
            <w:sz w:val="16"/>
          </w:rPr>
          <w:fldChar w:fldCharType="separate"/>
        </w:r>
        <w:r>
          <w:rPr>
            <w:noProof/>
            <w:sz w:val="16"/>
          </w:rPr>
          <w:t>1</w:t>
        </w:r>
        <w:r w:rsidRPr="005F1FAD">
          <w:rPr>
            <w:sz w:val="16"/>
          </w:rPr>
          <w:fldChar w:fldCharType="end"/>
        </w:r>
        <w:r w:rsidRPr="005F1FAD">
          <w:rPr>
            <w:sz w:val="16"/>
          </w:rPr>
          <w:t xml:space="preserve"> von 4</w:t>
        </w:r>
      </w:p>
    </w:sdtContent>
  </w:sdt>
  <w:p w14:paraId="7C7BD243" w14:textId="77777777" w:rsidR="0010526F" w:rsidRDefault="0010526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148CC7" w14:textId="77777777" w:rsidR="009C55A8" w:rsidRDefault="009C55A8">
      <w:r>
        <w:separator/>
      </w:r>
    </w:p>
  </w:footnote>
  <w:footnote w:type="continuationSeparator" w:id="0">
    <w:p w14:paraId="761EBDE7" w14:textId="77777777" w:rsidR="009C55A8" w:rsidRDefault="009C55A8">
      <w:r>
        <w:continuationSeparator/>
      </w:r>
    </w:p>
  </w:footnote>
  <w:footnote w:id="1">
    <w:p w14:paraId="10DDB304" w14:textId="77777777" w:rsidR="0010526F" w:rsidRPr="00F60F31" w:rsidRDefault="0010526F" w:rsidP="0010526F">
      <w:pPr>
        <w:pStyle w:val="berschrift1"/>
        <w:spacing w:line="360" w:lineRule="auto"/>
        <w:ind w:left="0" w:firstLine="0"/>
        <w:rPr>
          <w:ins w:id="117" w:author="Ingeborg Roggendorf (iroggend)" w:date="2025-11-28T14:19:00Z"/>
          <w:rFonts w:eastAsiaTheme="majorEastAsia"/>
          <w:b w:val="0"/>
          <w:bCs w:val="0"/>
          <w:sz w:val="16"/>
          <w:szCs w:val="16"/>
        </w:rPr>
      </w:pPr>
      <w:ins w:id="118" w:author="Ingeborg Roggendorf (iroggend)" w:date="2025-11-28T14:19:00Z">
        <w:r>
          <w:rPr>
            <w:rStyle w:val="Funotenzeichen"/>
          </w:rPr>
          <w:footnoteRef/>
        </w:r>
        <w:r>
          <w:t xml:space="preserve"> </w:t>
        </w:r>
        <w:r w:rsidRPr="00F60F31">
          <w:rPr>
            <w:b w:val="0"/>
            <w:sz w:val="16"/>
            <w:szCs w:val="16"/>
          </w:rPr>
          <w:t>*(Rechenmethode: UFAB VI, erweiterte Richtwertmethode, Entscheidung nach Leistung).</w:t>
        </w:r>
        <w:r w:rsidRPr="00F60F31">
          <w:rPr>
            <w:rFonts w:eastAsiaTheme="majorEastAsia"/>
            <w:b w:val="0"/>
            <w:sz w:val="16"/>
            <w:szCs w:val="16"/>
          </w:rPr>
          <w:t xml:space="preserve"> Für den Stichentscheid wird als Entscheidungskriterium der Preis festgelegt)</w:t>
        </w:r>
        <w:r w:rsidRPr="00F60F31">
          <w:rPr>
            <w:rFonts w:eastAsiaTheme="majorEastAsia"/>
            <w:b w:val="0"/>
            <w:sz w:val="16"/>
            <w:szCs w:val="16"/>
          </w:rPr>
          <w:tab/>
        </w:r>
      </w:ins>
    </w:p>
    <w:p w14:paraId="24295FEB" w14:textId="77777777" w:rsidR="0010526F" w:rsidRDefault="0010526F" w:rsidP="0010526F">
      <w:pPr>
        <w:pStyle w:val="Funotentext"/>
        <w:rPr>
          <w:ins w:id="119" w:author="Ingeborg Roggendorf (iroggend)" w:date="2025-11-28T14:19:00Z"/>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B4B94"/>
    <w:multiLevelType w:val="multilevel"/>
    <w:tmpl w:val="A5E4B072"/>
    <w:lvl w:ilvl="0">
      <w:start w:val="1"/>
      <w:numFmt w:val="decimal"/>
      <w:lvlText w:val="%1"/>
      <w:lvlJc w:val="left"/>
      <w:pPr>
        <w:ind w:left="461" w:hanging="433"/>
      </w:pPr>
      <w:rPr>
        <w:rFonts w:ascii="Arial" w:eastAsia="Arial" w:hAnsi="Arial" w:cs="Arial" w:hint="default"/>
        <w:b/>
        <w:bCs/>
        <w:i w:val="0"/>
        <w:iCs w:val="0"/>
        <w:spacing w:val="0"/>
        <w:w w:val="100"/>
        <w:sz w:val="24"/>
        <w:szCs w:val="24"/>
        <w:lang w:val="de-DE" w:eastAsia="en-US" w:bidi="ar-SA"/>
      </w:rPr>
    </w:lvl>
    <w:lvl w:ilvl="1">
      <w:start w:val="1"/>
      <w:numFmt w:val="decimal"/>
      <w:lvlText w:val="%1.%2"/>
      <w:lvlJc w:val="left"/>
      <w:pPr>
        <w:ind w:left="607" w:hanging="579"/>
      </w:pPr>
      <w:rPr>
        <w:rFonts w:ascii="Arial" w:eastAsia="Arial" w:hAnsi="Arial" w:cs="Arial" w:hint="default"/>
        <w:b/>
        <w:bCs/>
        <w:i w:val="0"/>
        <w:iCs w:val="0"/>
        <w:spacing w:val="0"/>
        <w:w w:val="99"/>
        <w:sz w:val="22"/>
        <w:szCs w:val="22"/>
        <w:lang w:val="de-DE" w:eastAsia="en-US" w:bidi="ar-SA"/>
      </w:rPr>
    </w:lvl>
    <w:lvl w:ilvl="2">
      <w:numFmt w:val="bullet"/>
      <w:lvlText w:val="•"/>
      <w:lvlJc w:val="left"/>
      <w:pPr>
        <w:ind w:left="1651" w:hanging="579"/>
      </w:pPr>
      <w:rPr>
        <w:rFonts w:hint="default"/>
        <w:lang w:val="de-DE" w:eastAsia="en-US" w:bidi="ar-SA"/>
      </w:rPr>
    </w:lvl>
    <w:lvl w:ilvl="3">
      <w:numFmt w:val="bullet"/>
      <w:lvlText w:val="•"/>
      <w:lvlJc w:val="left"/>
      <w:pPr>
        <w:ind w:left="2702" w:hanging="579"/>
      </w:pPr>
      <w:rPr>
        <w:rFonts w:hint="default"/>
        <w:lang w:val="de-DE" w:eastAsia="en-US" w:bidi="ar-SA"/>
      </w:rPr>
    </w:lvl>
    <w:lvl w:ilvl="4">
      <w:numFmt w:val="bullet"/>
      <w:lvlText w:val="•"/>
      <w:lvlJc w:val="left"/>
      <w:pPr>
        <w:ind w:left="3754" w:hanging="579"/>
      </w:pPr>
      <w:rPr>
        <w:rFonts w:hint="default"/>
        <w:lang w:val="de-DE" w:eastAsia="en-US" w:bidi="ar-SA"/>
      </w:rPr>
    </w:lvl>
    <w:lvl w:ilvl="5">
      <w:numFmt w:val="bullet"/>
      <w:lvlText w:val="•"/>
      <w:lvlJc w:val="left"/>
      <w:pPr>
        <w:ind w:left="4805" w:hanging="579"/>
      </w:pPr>
      <w:rPr>
        <w:rFonts w:hint="default"/>
        <w:lang w:val="de-DE" w:eastAsia="en-US" w:bidi="ar-SA"/>
      </w:rPr>
    </w:lvl>
    <w:lvl w:ilvl="6">
      <w:numFmt w:val="bullet"/>
      <w:lvlText w:val="•"/>
      <w:lvlJc w:val="left"/>
      <w:pPr>
        <w:ind w:left="5857" w:hanging="579"/>
      </w:pPr>
      <w:rPr>
        <w:rFonts w:hint="default"/>
        <w:lang w:val="de-DE" w:eastAsia="en-US" w:bidi="ar-SA"/>
      </w:rPr>
    </w:lvl>
    <w:lvl w:ilvl="7">
      <w:numFmt w:val="bullet"/>
      <w:lvlText w:val="•"/>
      <w:lvlJc w:val="left"/>
      <w:pPr>
        <w:ind w:left="6908" w:hanging="579"/>
      </w:pPr>
      <w:rPr>
        <w:rFonts w:hint="default"/>
        <w:lang w:val="de-DE" w:eastAsia="en-US" w:bidi="ar-SA"/>
      </w:rPr>
    </w:lvl>
    <w:lvl w:ilvl="8">
      <w:numFmt w:val="bullet"/>
      <w:lvlText w:val="•"/>
      <w:lvlJc w:val="left"/>
      <w:pPr>
        <w:ind w:left="7960" w:hanging="579"/>
      </w:pPr>
      <w:rPr>
        <w:rFonts w:hint="default"/>
        <w:lang w:val="de-DE" w:eastAsia="en-US" w:bidi="ar-SA"/>
      </w:rPr>
    </w:lvl>
  </w:abstractNum>
  <w:abstractNum w:abstractNumId="1" w15:restartNumberingAfterBreak="0">
    <w:nsid w:val="6C6E1075"/>
    <w:multiLevelType w:val="hybridMultilevel"/>
    <w:tmpl w:val="8934F32E"/>
    <w:lvl w:ilvl="0" w:tplc="D382BA00">
      <w:numFmt w:val="bullet"/>
      <w:lvlText w:val="o"/>
      <w:lvlJc w:val="left"/>
      <w:pPr>
        <w:ind w:left="738" w:hanging="285"/>
      </w:pPr>
      <w:rPr>
        <w:rFonts w:ascii="Courier New" w:eastAsia="Courier New" w:hAnsi="Courier New" w:cs="Courier New" w:hint="default"/>
        <w:b w:val="0"/>
        <w:bCs w:val="0"/>
        <w:i w:val="0"/>
        <w:iCs w:val="0"/>
        <w:spacing w:val="0"/>
        <w:w w:val="100"/>
        <w:sz w:val="20"/>
        <w:szCs w:val="20"/>
        <w:lang w:val="de-DE" w:eastAsia="en-US" w:bidi="ar-SA"/>
      </w:rPr>
    </w:lvl>
    <w:lvl w:ilvl="1" w:tplc="3BA46844">
      <w:numFmt w:val="bullet"/>
      <w:lvlText w:val="•"/>
      <w:lvlJc w:val="left"/>
      <w:pPr>
        <w:ind w:left="1672" w:hanging="285"/>
      </w:pPr>
      <w:rPr>
        <w:rFonts w:hint="default"/>
        <w:lang w:val="de-DE" w:eastAsia="en-US" w:bidi="ar-SA"/>
      </w:rPr>
    </w:lvl>
    <w:lvl w:ilvl="2" w:tplc="4F3AC7E4">
      <w:numFmt w:val="bullet"/>
      <w:lvlText w:val="•"/>
      <w:lvlJc w:val="left"/>
      <w:pPr>
        <w:ind w:left="2604" w:hanging="285"/>
      </w:pPr>
      <w:rPr>
        <w:rFonts w:hint="default"/>
        <w:lang w:val="de-DE" w:eastAsia="en-US" w:bidi="ar-SA"/>
      </w:rPr>
    </w:lvl>
    <w:lvl w:ilvl="3" w:tplc="FEAE13C6">
      <w:numFmt w:val="bullet"/>
      <w:lvlText w:val="•"/>
      <w:lvlJc w:val="left"/>
      <w:pPr>
        <w:ind w:left="3537" w:hanging="285"/>
      </w:pPr>
      <w:rPr>
        <w:rFonts w:hint="default"/>
        <w:lang w:val="de-DE" w:eastAsia="en-US" w:bidi="ar-SA"/>
      </w:rPr>
    </w:lvl>
    <w:lvl w:ilvl="4" w:tplc="16F2B9F8">
      <w:numFmt w:val="bullet"/>
      <w:lvlText w:val="•"/>
      <w:lvlJc w:val="left"/>
      <w:pPr>
        <w:ind w:left="4469" w:hanging="285"/>
      </w:pPr>
      <w:rPr>
        <w:rFonts w:hint="default"/>
        <w:lang w:val="de-DE" w:eastAsia="en-US" w:bidi="ar-SA"/>
      </w:rPr>
    </w:lvl>
    <w:lvl w:ilvl="5" w:tplc="0A689422">
      <w:numFmt w:val="bullet"/>
      <w:lvlText w:val="•"/>
      <w:lvlJc w:val="left"/>
      <w:pPr>
        <w:ind w:left="5401" w:hanging="285"/>
      </w:pPr>
      <w:rPr>
        <w:rFonts w:hint="default"/>
        <w:lang w:val="de-DE" w:eastAsia="en-US" w:bidi="ar-SA"/>
      </w:rPr>
    </w:lvl>
    <w:lvl w:ilvl="6" w:tplc="6A42FF00">
      <w:numFmt w:val="bullet"/>
      <w:lvlText w:val="•"/>
      <w:lvlJc w:val="left"/>
      <w:pPr>
        <w:ind w:left="6334" w:hanging="285"/>
      </w:pPr>
      <w:rPr>
        <w:rFonts w:hint="default"/>
        <w:lang w:val="de-DE" w:eastAsia="en-US" w:bidi="ar-SA"/>
      </w:rPr>
    </w:lvl>
    <w:lvl w:ilvl="7" w:tplc="33549912">
      <w:numFmt w:val="bullet"/>
      <w:lvlText w:val="•"/>
      <w:lvlJc w:val="left"/>
      <w:pPr>
        <w:ind w:left="7266" w:hanging="285"/>
      </w:pPr>
      <w:rPr>
        <w:rFonts w:hint="default"/>
        <w:lang w:val="de-DE" w:eastAsia="en-US" w:bidi="ar-SA"/>
      </w:rPr>
    </w:lvl>
    <w:lvl w:ilvl="8" w:tplc="F31298F4">
      <w:numFmt w:val="bullet"/>
      <w:lvlText w:val="•"/>
      <w:lvlJc w:val="left"/>
      <w:pPr>
        <w:ind w:left="8198" w:hanging="285"/>
      </w:pPr>
      <w:rPr>
        <w:rFonts w:hint="default"/>
        <w:lang w:val="de-DE" w:eastAsia="en-US" w:bidi="ar-SA"/>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sten Röttger (croettge)">
    <w15:presenceInfo w15:providerId="None" w15:userId="Carsten Röttger (croettge)"/>
  </w15:person>
  <w15:person w15:author="Ingeborg Roggendorf (iroggend)">
    <w15:presenceInfo w15:providerId="None" w15:userId="Ingeborg Roggendorf (irogge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85D"/>
    <w:rsid w:val="0010526F"/>
    <w:rsid w:val="001509BD"/>
    <w:rsid w:val="00152B20"/>
    <w:rsid w:val="0034744A"/>
    <w:rsid w:val="00365281"/>
    <w:rsid w:val="003E5A03"/>
    <w:rsid w:val="003F79E3"/>
    <w:rsid w:val="00430528"/>
    <w:rsid w:val="00442B0F"/>
    <w:rsid w:val="005A16D1"/>
    <w:rsid w:val="00614525"/>
    <w:rsid w:val="00625671"/>
    <w:rsid w:val="0063037A"/>
    <w:rsid w:val="007059A0"/>
    <w:rsid w:val="00727B78"/>
    <w:rsid w:val="00752579"/>
    <w:rsid w:val="008E1417"/>
    <w:rsid w:val="009C55A8"/>
    <w:rsid w:val="00C93AF2"/>
    <w:rsid w:val="00CE685D"/>
    <w:rsid w:val="00D42546"/>
    <w:rsid w:val="00DF3771"/>
    <w:rsid w:val="00E5316E"/>
    <w:rsid w:val="00E82C09"/>
    <w:rsid w:val="00FE1E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2F57"/>
  <w15:docId w15:val="{9C311A62-530B-40CB-84F2-CBB9FA8CF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eastAsia="Arial" w:hAnsi="Arial" w:cs="Arial"/>
      <w:lang w:val="de-DE"/>
    </w:rPr>
  </w:style>
  <w:style w:type="paragraph" w:styleId="berschrift1">
    <w:name w:val="heading 1"/>
    <w:basedOn w:val="Standard"/>
    <w:uiPriority w:val="9"/>
    <w:qFormat/>
    <w:pPr>
      <w:ind w:left="460" w:hanging="432"/>
      <w:outlineLvl w:val="0"/>
    </w:pPr>
    <w:rPr>
      <w:b/>
      <w:bCs/>
      <w:sz w:val="24"/>
      <w:szCs w:val="24"/>
    </w:rPr>
  </w:style>
  <w:style w:type="paragraph" w:styleId="berschrift2">
    <w:name w:val="heading 2"/>
    <w:basedOn w:val="Standard"/>
    <w:uiPriority w:val="9"/>
    <w:unhideWhenUsed/>
    <w:qFormat/>
    <w:pPr>
      <w:ind w:left="607" w:hanging="578"/>
      <w:outlineLvl w:val="1"/>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0"/>
      <w:szCs w:val="20"/>
    </w:rPr>
  </w:style>
  <w:style w:type="paragraph" w:styleId="Titel">
    <w:name w:val="Title"/>
    <w:basedOn w:val="Standard"/>
    <w:uiPriority w:val="10"/>
    <w:qFormat/>
    <w:pPr>
      <w:spacing w:before="72"/>
      <w:ind w:left="461" w:right="1223"/>
    </w:pPr>
    <w:rPr>
      <w:sz w:val="28"/>
      <w:szCs w:val="28"/>
    </w:rPr>
  </w:style>
  <w:style w:type="paragraph" w:styleId="Listenabsatz">
    <w:name w:val="List Paragraph"/>
    <w:basedOn w:val="Standard"/>
    <w:uiPriority w:val="1"/>
    <w:qFormat/>
    <w:pPr>
      <w:ind w:left="738" w:hanging="284"/>
    </w:pPr>
  </w:style>
  <w:style w:type="paragraph" w:customStyle="1" w:styleId="TableParagraph">
    <w:name w:val="Table Paragraph"/>
    <w:basedOn w:val="Standard"/>
    <w:uiPriority w:val="1"/>
    <w:qFormat/>
  </w:style>
  <w:style w:type="character" w:styleId="Kommentarzeichen">
    <w:name w:val="annotation reference"/>
    <w:basedOn w:val="Absatz-Standardschriftart"/>
    <w:uiPriority w:val="99"/>
    <w:semiHidden/>
    <w:unhideWhenUsed/>
    <w:rsid w:val="00442B0F"/>
    <w:rPr>
      <w:sz w:val="16"/>
      <w:szCs w:val="16"/>
    </w:rPr>
  </w:style>
  <w:style w:type="paragraph" w:styleId="Kommentartext">
    <w:name w:val="annotation text"/>
    <w:basedOn w:val="Standard"/>
    <w:link w:val="KommentartextZchn"/>
    <w:uiPriority w:val="99"/>
    <w:unhideWhenUsed/>
    <w:rsid w:val="00442B0F"/>
    <w:rPr>
      <w:sz w:val="20"/>
      <w:szCs w:val="20"/>
    </w:rPr>
  </w:style>
  <w:style w:type="character" w:customStyle="1" w:styleId="KommentartextZchn">
    <w:name w:val="Kommentartext Zchn"/>
    <w:basedOn w:val="Absatz-Standardschriftart"/>
    <w:link w:val="Kommentartext"/>
    <w:uiPriority w:val="99"/>
    <w:rsid w:val="00442B0F"/>
    <w:rPr>
      <w:rFonts w:ascii="Arial" w:eastAsia="Arial" w:hAnsi="Arial" w:cs="Arial"/>
      <w:sz w:val="20"/>
      <w:szCs w:val="20"/>
      <w:lang w:val="de-DE"/>
    </w:rPr>
  </w:style>
  <w:style w:type="paragraph" w:styleId="Kommentarthema">
    <w:name w:val="annotation subject"/>
    <w:basedOn w:val="Kommentartext"/>
    <w:next w:val="Kommentartext"/>
    <w:link w:val="KommentarthemaZchn"/>
    <w:uiPriority w:val="99"/>
    <w:semiHidden/>
    <w:unhideWhenUsed/>
    <w:rsid w:val="00442B0F"/>
    <w:rPr>
      <w:b/>
      <w:bCs/>
    </w:rPr>
  </w:style>
  <w:style w:type="character" w:customStyle="1" w:styleId="KommentarthemaZchn">
    <w:name w:val="Kommentarthema Zchn"/>
    <w:basedOn w:val="KommentartextZchn"/>
    <w:link w:val="Kommentarthema"/>
    <w:uiPriority w:val="99"/>
    <w:semiHidden/>
    <w:rsid w:val="00442B0F"/>
    <w:rPr>
      <w:rFonts w:ascii="Arial" w:eastAsia="Arial" w:hAnsi="Arial" w:cs="Arial"/>
      <w:b/>
      <w:bCs/>
      <w:sz w:val="20"/>
      <w:szCs w:val="20"/>
      <w:lang w:val="de-DE"/>
    </w:rPr>
  </w:style>
  <w:style w:type="paragraph" w:styleId="berarbeitung">
    <w:name w:val="Revision"/>
    <w:hidden/>
    <w:uiPriority w:val="99"/>
    <w:semiHidden/>
    <w:rsid w:val="00614525"/>
    <w:pPr>
      <w:widowControl/>
      <w:autoSpaceDE/>
      <w:autoSpaceDN/>
    </w:pPr>
    <w:rPr>
      <w:rFonts w:ascii="Arial" w:eastAsia="Arial" w:hAnsi="Arial" w:cs="Arial"/>
      <w:lang w:val="de-DE"/>
    </w:rPr>
  </w:style>
  <w:style w:type="paragraph" w:styleId="Fuzeile">
    <w:name w:val="footer"/>
    <w:basedOn w:val="Standard"/>
    <w:link w:val="FuzeileZchn"/>
    <w:uiPriority w:val="99"/>
    <w:rsid w:val="0010526F"/>
    <w:pPr>
      <w:widowControl/>
      <w:tabs>
        <w:tab w:val="center" w:pos="4536"/>
        <w:tab w:val="right" w:pos="9072"/>
      </w:tabs>
      <w:autoSpaceDE/>
      <w:autoSpaceDN/>
    </w:pPr>
    <w:rPr>
      <w:rFonts w:eastAsia="Calibri" w:cs="Times New Roman"/>
      <w:sz w:val="20"/>
    </w:rPr>
  </w:style>
  <w:style w:type="character" w:customStyle="1" w:styleId="FuzeileZchn">
    <w:name w:val="Fußzeile Zchn"/>
    <w:basedOn w:val="Absatz-Standardschriftart"/>
    <w:link w:val="Fuzeile"/>
    <w:uiPriority w:val="99"/>
    <w:rsid w:val="0010526F"/>
    <w:rPr>
      <w:rFonts w:ascii="Arial" w:eastAsia="Calibri" w:hAnsi="Arial" w:cs="Times New Roman"/>
      <w:sz w:val="20"/>
      <w:lang w:val="de-DE"/>
    </w:rPr>
  </w:style>
  <w:style w:type="paragraph" w:styleId="Funotentext">
    <w:name w:val="footnote text"/>
    <w:basedOn w:val="Standard"/>
    <w:link w:val="FunotentextZchn"/>
    <w:uiPriority w:val="99"/>
    <w:semiHidden/>
    <w:unhideWhenUsed/>
    <w:rsid w:val="0010526F"/>
    <w:rPr>
      <w:sz w:val="20"/>
      <w:szCs w:val="20"/>
    </w:rPr>
  </w:style>
  <w:style w:type="character" w:customStyle="1" w:styleId="FunotentextZchn">
    <w:name w:val="Fußnotentext Zchn"/>
    <w:basedOn w:val="Absatz-Standardschriftart"/>
    <w:link w:val="Funotentext"/>
    <w:uiPriority w:val="99"/>
    <w:semiHidden/>
    <w:rsid w:val="0010526F"/>
    <w:rPr>
      <w:rFonts w:ascii="Arial" w:eastAsia="Arial" w:hAnsi="Arial" w:cs="Arial"/>
      <w:sz w:val="20"/>
      <w:szCs w:val="20"/>
      <w:lang w:val="de-DE"/>
    </w:rPr>
  </w:style>
  <w:style w:type="character" w:styleId="Funotenzeichen">
    <w:name w:val="footnote reference"/>
    <w:basedOn w:val="Absatz-Standardschriftart"/>
    <w:semiHidden/>
    <w:rsid w:val="0010526F"/>
    <w:rPr>
      <w:vertAlign w:val="superscript"/>
    </w:rPr>
  </w:style>
  <w:style w:type="paragraph" w:styleId="Sprechblasentext">
    <w:name w:val="Balloon Text"/>
    <w:basedOn w:val="Standard"/>
    <w:link w:val="SprechblasentextZchn"/>
    <w:uiPriority w:val="99"/>
    <w:semiHidden/>
    <w:unhideWhenUsed/>
    <w:rsid w:val="003F79E3"/>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F79E3"/>
    <w:rPr>
      <w:rFonts w:ascii="Segoe UI" w:eastAsia="Arial" w:hAnsi="Segoe UI" w:cs="Segoe UI"/>
      <w:sz w:val="18"/>
      <w:szCs w:val="1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88292">
      <w:bodyDiv w:val="1"/>
      <w:marLeft w:val="0"/>
      <w:marRight w:val="0"/>
      <w:marTop w:val="0"/>
      <w:marBottom w:val="0"/>
      <w:divBdr>
        <w:top w:val="none" w:sz="0" w:space="0" w:color="auto"/>
        <w:left w:val="none" w:sz="0" w:space="0" w:color="auto"/>
        <w:bottom w:val="none" w:sz="0" w:space="0" w:color="auto"/>
        <w:right w:val="none" w:sz="0" w:space="0" w:color="auto"/>
      </w:divBdr>
    </w:div>
    <w:div w:id="154611362">
      <w:bodyDiv w:val="1"/>
      <w:marLeft w:val="0"/>
      <w:marRight w:val="0"/>
      <w:marTop w:val="0"/>
      <w:marBottom w:val="0"/>
      <w:divBdr>
        <w:top w:val="none" w:sz="0" w:space="0" w:color="auto"/>
        <w:left w:val="none" w:sz="0" w:space="0" w:color="auto"/>
        <w:bottom w:val="none" w:sz="0" w:space="0" w:color="auto"/>
        <w:right w:val="none" w:sz="0" w:space="0" w:color="auto"/>
      </w:divBdr>
    </w:div>
    <w:div w:id="200292176">
      <w:bodyDiv w:val="1"/>
      <w:marLeft w:val="0"/>
      <w:marRight w:val="0"/>
      <w:marTop w:val="0"/>
      <w:marBottom w:val="0"/>
      <w:divBdr>
        <w:top w:val="none" w:sz="0" w:space="0" w:color="auto"/>
        <w:left w:val="none" w:sz="0" w:space="0" w:color="auto"/>
        <w:bottom w:val="none" w:sz="0" w:space="0" w:color="auto"/>
        <w:right w:val="none" w:sz="0" w:space="0" w:color="auto"/>
      </w:divBdr>
    </w:div>
    <w:div w:id="262498121">
      <w:bodyDiv w:val="1"/>
      <w:marLeft w:val="0"/>
      <w:marRight w:val="0"/>
      <w:marTop w:val="0"/>
      <w:marBottom w:val="0"/>
      <w:divBdr>
        <w:top w:val="none" w:sz="0" w:space="0" w:color="auto"/>
        <w:left w:val="none" w:sz="0" w:space="0" w:color="auto"/>
        <w:bottom w:val="none" w:sz="0" w:space="0" w:color="auto"/>
        <w:right w:val="none" w:sz="0" w:space="0" w:color="auto"/>
      </w:divBdr>
    </w:div>
    <w:div w:id="498231951">
      <w:bodyDiv w:val="1"/>
      <w:marLeft w:val="0"/>
      <w:marRight w:val="0"/>
      <w:marTop w:val="0"/>
      <w:marBottom w:val="0"/>
      <w:divBdr>
        <w:top w:val="none" w:sz="0" w:space="0" w:color="auto"/>
        <w:left w:val="none" w:sz="0" w:space="0" w:color="auto"/>
        <w:bottom w:val="none" w:sz="0" w:space="0" w:color="auto"/>
        <w:right w:val="none" w:sz="0" w:space="0" w:color="auto"/>
      </w:divBdr>
    </w:div>
    <w:div w:id="602419858">
      <w:bodyDiv w:val="1"/>
      <w:marLeft w:val="0"/>
      <w:marRight w:val="0"/>
      <w:marTop w:val="0"/>
      <w:marBottom w:val="0"/>
      <w:divBdr>
        <w:top w:val="none" w:sz="0" w:space="0" w:color="auto"/>
        <w:left w:val="none" w:sz="0" w:space="0" w:color="auto"/>
        <w:bottom w:val="none" w:sz="0" w:space="0" w:color="auto"/>
        <w:right w:val="none" w:sz="0" w:space="0" w:color="auto"/>
      </w:divBdr>
    </w:div>
    <w:div w:id="1924299275">
      <w:bodyDiv w:val="1"/>
      <w:marLeft w:val="0"/>
      <w:marRight w:val="0"/>
      <w:marTop w:val="0"/>
      <w:marBottom w:val="0"/>
      <w:divBdr>
        <w:top w:val="none" w:sz="0" w:space="0" w:color="auto"/>
        <w:left w:val="none" w:sz="0" w:space="0" w:color="auto"/>
        <w:bottom w:val="none" w:sz="0" w:space="0" w:color="auto"/>
        <w:right w:val="none" w:sz="0" w:space="0" w:color="auto"/>
      </w:divBdr>
    </w:div>
    <w:div w:id="1927886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4.xml"/><Relationship Id="rId18" Type="http://schemas.microsoft.com/office/2016/09/relationships/commentsIds" Target="commentsIds.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17"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yperlink" Target="http://www.evergabe.nrw.de/VMPSatellite/company/welcome.do)"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1951</Words>
  <Characters>12294</Characters>
  <Application>Microsoft Office Word</Application>
  <DocSecurity>4</DocSecurity>
  <Lines>102</Lines>
  <Paragraphs>28</Paragraphs>
  <ScaleCrop>false</ScaleCrop>
  <HeadingPairs>
    <vt:vector size="2" baseType="variant">
      <vt:variant>
        <vt:lpstr>Titel</vt:lpstr>
      </vt:variant>
      <vt:variant>
        <vt:i4>1</vt:i4>
      </vt:variant>
    </vt:vector>
  </HeadingPairs>
  <TitlesOfParts>
    <vt:vector size="1" baseType="lpstr">
      <vt:lpstr>Microsoft Word - Leistungsbeschreibung Elektro LosII Gummersbach_final-A</vt:lpstr>
    </vt:vector>
  </TitlesOfParts>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Leistungsbeschreibung Elektro LosII Gummersbach_final-A</dc:title>
  <dc:creator>iroggend</dc:creator>
  <cp:lastModifiedBy>Carsten Röttger (croettge)</cp:lastModifiedBy>
  <cp:revision>2</cp:revision>
  <dcterms:created xsi:type="dcterms:W3CDTF">2025-12-03T09:08:00Z</dcterms:created>
  <dcterms:modified xsi:type="dcterms:W3CDTF">2025-12-03T09:08:00Z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2020-09-07T00:00:00Z</vt:filetime>
  </property>
  <property fmtid="{D5CDD505-2E9C-101B-9397-08002B2CF9AE}" pid="3" name="Creator">
    <vt:lpwstr>PScript5.dll Version 5.2.2</vt:lpwstr>
  </property>
  <property fmtid="{D5CDD505-2E9C-101B-9397-08002B2CF9AE}" pid="4" name="LastSaved">
    <vt:filetime>2025-07-18T00:00:00Z</vt:filetime>
  </property>
  <property fmtid="{D5CDD505-2E9C-101B-9397-08002B2CF9AE}" pid="5" name="Producer">
    <vt:lpwstr>Acrobat Distiller 20.0 (Windows)</vt:lpwstr>
  </property>
</Properties>
</file>